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1BDB292C" w14:textId="77777777" w:rsidR="00313967" w:rsidRDefault="009C03BC" w:rsidP="009C03BC">
      <w:pPr>
        <w:jc w:val="both"/>
        <w:rPr>
          <w:ins w:id="0" w:author="Norman Packard" w:date="2020-08-20T00:19:00Z"/>
        </w:rPr>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p>
    <w:p w14:paraId="13F97541" w14:textId="19D2212C" w:rsidR="00313967" w:rsidRDefault="00313967" w:rsidP="009C03BC">
      <w:pPr>
        <w:jc w:val="both"/>
        <w:rPr>
          <w:ins w:id="1" w:author="Norman Packard" w:date="2020-08-20T00:22:00Z"/>
        </w:rPr>
      </w:pPr>
    </w:p>
    <w:p w14:paraId="10EE2E0B" w14:textId="77777777" w:rsidR="00406BA4" w:rsidRDefault="00783CA3" w:rsidP="009C03BC">
      <w:pPr>
        <w:jc w:val="both"/>
        <w:rPr>
          <w:ins w:id="2" w:author="Norman Packard" w:date="2020-08-20T00:32:00Z"/>
          <w:sz w:val="22"/>
          <w:szCs w:val="22"/>
        </w:rPr>
      </w:pPr>
      <w:ins w:id="3" w:author="Norman Packard" w:date="2020-08-20T00:22:00Z">
        <w:r>
          <w:t>T</w:t>
        </w:r>
      </w:ins>
      <w:ins w:id="4" w:author="Norman Packard" w:date="2020-08-20T00:23:00Z">
        <w:r>
          <w:t xml:space="preserve">he data for different countries, shown in Figure 1, display a </w:t>
        </w:r>
        <w:proofErr w:type="gramStart"/>
        <w:r>
          <w:t>strikingly different epidem</w:t>
        </w:r>
      </w:ins>
      <w:ins w:id="5" w:author="Norman Packard" w:date="2020-08-20T00:24:00Z">
        <w:r>
          <w:t>iological dynamics</w:t>
        </w:r>
        <w:proofErr w:type="gramEnd"/>
        <w:r>
          <w:t>.  The cumulative</w:t>
        </w:r>
      </w:ins>
      <w:ins w:id="6" w:author="Norman Packard" w:date="2020-08-20T00:25:00Z">
        <w:r>
          <w:t xml:space="preserve"> case count curves shown in Figs 1A and 1C have long linear regions</w:t>
        </w:r>
      </w:ins>
      <w:ins w:id="7" w:author="Norman Packard" w:date="2020-08-20T00:31:00Z">
        <w:r>
          <w:t xml:space="preserve"> (shown with a simple three-segment piecewise linear fit</w:t>
        </w:r>
      </w:ins>
      <w:ins w:id="8" w:author="Norman Packard" w:date="2020-08-20T00:32:00Z">
        <w:r>
          <w:t xml:space="preserve"> superimposed on the data</w:t>
        </w:r>
      </w:ins>
      <w:ins w:id="9" w:author="Norman Packard" w:date="2020-08-20T00:31:00Z">
        <w:r>
          <w:t>)</w:t>
        </w:r>
      </w:ins>
      <w:ins w:id="10" w:author="Norman Packard" w:date="2020-08-20T00:25:00Z">
        <w:r>
          <w:t>, which correspond to broadened peaks in the daily data sho</w:t>
        </w:r>
      </w:ins>
      <w:ins w:id="11" w:author="Norman Packard" w:date="2020-08-20T00:26:00Z">
        <w:r>
          <w:t>wn in Figs 1B and 1C, uncharacteristic of the</w:t>
        </w:r>
      </w:ins>
      <w:ins w:id="12" w:author="Norman Packard" w:date="2020-08-20T00:27:00Z">
        <w:r>
          <w:t xml:space="preserve"> classical epidemiological models.  Data for Fig. 1 </w:t>
        </w:r>
      </w:ins>
      <w:moveToRangeStart w:id="13" w:author="Norman Packard" w:date="2020-08-20T00:19:00Z" w:name="move48775215"/>
      <w:moveTo w:id="14" w:author="Norman Packard" w:date="2020-08-20T00:19:00Z">
        <w:del w:id="15" w:author="Norman Packard" w:date="2020-08-20T00:27:00Z">
          <w:r w:rsidR="00313967" w:rsidDel="00783CA3">
            <w:rPr>
              <w:sz w:val="22"/>
              <w:szCs w:val="22"/>
            </w:rPr>
            <w:delText xml:space="preserve">The USA and Brazil have not had a consistent or effective communication of information about the disease, but the response is still effectively piecewise linear as expected from the cautionary model, like the more dampening Russian response. Data </w:delText>
          </w:r>
        </w:del>
        <w:r w:rsidR="00313967">
          <w:rPr>
            <w:sz w:val="22"/>
            <w:szCs w:val="22"/>
          </w:rPr>
          <w:t xml:space="preserve">is taken from John Hopkins University compilation and averaged over 7 days to remove weekly oscillations in </w:t>
        </w:r>
        <w:commentRangeStart w:id="16"/>
        <w:r w:rsidR="00313967">
          <w:rPr>
            <w:sz w:val="22"/>
            <w:szCs w:val="22"/>
          </w:rPr>
          <w:t>reporting</w:t>
        </w:r>
      </w:moveTo>
      <w:commentRangeEnd w:id="16"/>
      <w:r w:rsidR="00406BA4">
        <w:rPr>
          <w:rStyle w:val="CommentReference"/>
        </w:rPr>
        <w:commentReference w:id="16"/>
      </w:r>
      <w:moveTo w:id="17" w:author="Norman Packard" w:date="2020-08-20T00:19:00Z">
        <w:r w:rsidR="00313967">
          <w:rPr>
            <w:sz w:val="22"/>
            <w:szCs w:val="22"/>
          </w:rPr>
          <w:t xml:space="preserve">. </w:t>
        </w:r>
      </w:moveTo>
    </w:p>
    <w:p w14:paraId="1714C41B" w14:textId="69C945E5" w:rsidR="00313967" w:rsidRPr="00783CA3" w:rsidDel="00783CA3" w:rsidRDefault="00313967" w:rsidP="00783CA3">
      <w:pPr>
        <w:jc w:val="both"/>
        <w:rPr>
          <w:del w:id="18" w:author="Norman Packard" w:date="2020-08-20T00:30:00Z"/>
          <w:moveTo w:id="19" w:author="Norman Packard" w:date="2020-08-20T00:19:00Z"/>
          <w:rPrChange w:id="20" w:author="Norman Packard" w:date="2020-08-20T00:28:00Z">
            <w:rPr>
              <w:del w:id="21" w:author="Norman Packard" w:date="2020-08-20T00:30:00Z"/>
              <w:moveTo w:id="22" w:author="Norman Packard" w:date="2020-08-20T00:19:00Z"/>
              <w:sz w:val="22"/>
              <w:szCs w:val="22"/>
            </w:rPr>
          </w:rPrChange>
        </w:rPr>
      </w:pPr>
      <w:moveTo w:id="23" w:author="Norman Packard" w:date="2020-08-20T00:19:00Z">
        <w:del w:id="24" w:author="Norman Packard" w:date="2020-08-20T00:33:00Z">
          <w:r w:rsidDel="00406BA4">
            <w:rPr>
              <w:sz w:val="22"/>
              <w:szCs w:val="22"/>
            </w:rPr>
            <w:delText xml:space="preserve">The data is fitted with a simple 3-segment piecewise linear fit. </w:delText>
          </w:r>
        </w:del>
        <w:del w:id="25" w:author="Norman Packard" w:date="2020-08-20T00:29:00Z">
          <w:r w:rsidDel="00783CA3">
            <w:rPr>
              <w:sz w:val="22"/>
              <w:szCs w:val="22"/>
            </w:rPr>
            <w:delText>Note that second waves of infection, affecting Spain in A, and to a lesser extent France and Germany, which depart from linearity, are also predicted in the more differentiated SC3EI3R version of the cautionary model.</w:delText>
          </w:r>
        </w:del>
      </w:moveTo>
    </w:p>
    <w:moveToRangeEnd w:id="13"/>
    <w:p w14:paraId="6E1578B0" w14:textId="77777777" w:rsidR="00313967" w:rsidRDefault="00313967" w:rsidP="009C03BC">
      <w:pPr>
        <w:jc w:val="both"/>
        <w:rPr>
          <w:ins w:id="26" w:author="Norman Packard" w:date="2020-08-20T00:19:00Z"/>
        </w:rPr>
      </w:pPr>
    </w:p>
    <w:p w14:paraId="43E29570" w14:textId="4C41B9D1" w:rsidR="00E626CB" w:rsidRDefault="00E626CB" w:rsidP="009C03BC">
      <w:pPr>
        <w:jc w:val="both"/>
      </w:pPr>
      <w:r>
        <w:t xml:space="preserve">Contemplating the </w:t>
      </w:r>
      <w:r w:rsidR="00CF1226">
        <w:t xml:space="preserve">early </w:t>
      </w:r>
      <w:r>
        <w:t>linear global data</w:t>
      </w:r>
      <w:r w:rsidR="00CF1226">
        <w:t xml:space="preserve">, </w:t>
      </w:r>
      <w:r>
        <w:t>see Fig. 1</w:t>
      </w:r>
      <w:ins w:id="27" w:author="Norman Packard" w:date="2020-08-20T00:20:00Z">
        <w:r w:rsidR="00313967">
          <w:t>A and 1C</w:t>
        </w:r>
      </w:ins>
      <w:r>
        <w:t>, the author</w:t>
      </w:r>
      <w:ins w:id="28" w:author="Norman Packard" w:date="2020-08-20T00:20:00Z">
        <w:r w:rsidR="00313967">
          <w:t>s</w:t>
        </w:r>
      </w:ins>
      <w:r>
        <w:t xml:space="preserve"> </w:t>
      </w:r>
      <w:del w:id="29" w:author="Norman Packard" w:date="2020-08-20T00:20:00Z">
        <w:r w:rsidDel="00313967">
          <w:delText xml:space="preserve">was </w:delText>
        </w:r>
      </w:del>
      <w:ins w:id="30" w:author="Norman Packard" w:date="2020-08-20T00:20:00Z">
        <w:r w:rsidR="00313967">
          <w:t>were</w:t>
        </w:r>
        <w:r w:rsidR="00313967">
          <w:t xml:space="preserve"> </w:t>
        </w:r>
      </w:ins>
      <w:r>
        <w:t xml:space="preserve">struck by the similarities with bacterial viral proliferation kinetics inside a single cell and in evolution experiments </w:t>
      </w:r>
      <w:r w:rsidRPr="009B7339">
        <w:rPr>
          <w:i/>
          <w:iCs/>
        </w:rPr>
        <w:t>in vitro</w:t>
      </w:r>
      <w:r>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t>. The fundamental reason for this is specific resource limitation, for example of the Q</w:t>
      </w:r>
      <w:r w:rsidR="006978B2">
        <w:t xml:space="preserve">ß viral </w:t>
      </w:r>
      <w:r>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xml:space="preserve">. This is, like the nesting site limitation in bird populations, </w:t>
      </w:r>
      <w:ins w:id="31" w:author="Norman Packard" w:date="2020-08-20T00:20:00Z">
        <w:r w:rsidR="00313967">
          <w:t xml:space="preserve">has </w:t>
        </w:r>
      </w:ins>
      <w:r w:rsidR="006978B2">
        <w:t xml:space="preserve">a straightforward </w:t>
      </w:r>
      <w:del w:id="32" w:author="Norman Packard" w:date="2020-08-20T00:20:00Z">
        <w:r w:rsidR="006978B2" w:rsidDel="00313967">
          <w:delText>thing</w:delText>
        </w:r>
      </w:del>
      <w:ins w:id="33" w:author="Norman Packard" w:date="2020-08-20T00:20:00Z">
        <w:r w:rsidR="00313967">
          <w:t>explanation</w:t>
        </w:r>
      </w:ins>
      <w:r w:rsidR="006978B2">
        <w:t xml:space="preserve">: when most replicase enzymes are occupied in the copying </w:t>
      </w:r>
      <w:r w:rsidR="006978B2">
        <w:lastRenderedPageBreak/>
        <w:t>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w:t>
      </w:r>
      <w:ins w:id="34" w:author="Norman Packard" w:date="2020-08-20T00:21:00Z">
        <w:r w:rsidR="00313967">
          <w:t>s</w:t>
        </w:r>
      </w:ins>
      <w:r w:rsidR="00591EE7">
        <w:t xml:space="preserve"> </w:t>
      </w:r>
      <w:del w:id="35" w:author="Norman Packard" w:date="2020-08-20T00:21:00Z">
        <w:r w:rsidR="00591EE7" w:rsidDel="00313967">
          <w:delText xml:space="preserve">wondered if </w:delText>
        </w:r>
      </w:del>
      <w:ins w:id="36" w:author="Norman Packard" w:date="2020-08-20T00:21:00Z">
        <w:r w:rsidR="00313967">
          <w:t xml:space="preserve">propose </w:t>
        </w:r>
      </w:ins>
      <w:r w:rsidR="00591EE7">
        <w:t xml:space="preserve">a </w:t>
      </w:r>
      <w:r w:rsidR="009B7339">
        <w:t>related</w:t>
      </w:r>
      <w:r w:rsidR="00591EE7">
        <w:t xml:space="preserve"> mechanism </w:t>
      </w:r>
      <w:ins w:id="37" w:author="Norman Packard" w:date="2020-08-20T00:21:00Z">
        <w:r w:rsidR="00313967">
          <w:t xml:space="preserve">that can </w:t>
        </w:r>
      </w:ins>
      <w:del w:id="38" w:author="Norman Packard" w:date="2020-08-20T00:21:00Z">
        <w:r w:rsidR="00591EE7" w:rsidDel="00313967">
          <w:delText xml:space="preserve">could </w:delText>
        </w:r>
      </w:del>
      <w:r w:rsidR="00591EE7">
        <w:t>account for the observed linear growth phase</w:t>
      </w:r>
      <w:r w:rsidR="00F51803">
        <w:t>s</w:t>
      </w:r>
      <w:r w:rsidR="00591EE7">
        <w:t xml:space="preserve"> for Covid-19 in societies shown in Fig. 1</w:t>
      </w:r>
      <w:ins w:id="39" w:author="Norman Packard" w:date="2020-08-20T00:22:00Z">
        <w:r w:rsidR="00783CA3">
          <w:t xml:space="preserve"> A and C</w:t>
        </w:r>
      </w:ins>
      <w:r w:rsidR="00591EE7">
        <w:t>.</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the former acting unaffectedly and hence experiencing exposure to the 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12B20A9"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73EA5E2C" w14:textId="5EF857B8" w:rsidR="004200C1" w:rsidRDefault="00F639C0" w:rsidP="004200C1">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r w:rsidR="004200C1">
        <w:rPr>
          <w:rFonts w:eastAsiaTheme="minorEastAsia"/>
        </w:rPr>
        <w:t xml:space="preserve"> It is clear that human caution response is related to risk assessment and much more complex than our simple model </w:t>
      </w:r>
      <w:r w:rsidR="004200C1">
        <w:rPr>
          <w:rFonts w:eastAsiaTheme="minorEastAsia"/>
        </w:rPr>
        <w:fldChar w:fldCharType="begin"/>
      </w:r>
      <w:r w:rsidR="004200C1">
        <w:rPr>
          <w:rFonts w:eastAsiaTheme="minorEastAsia"/>
        </w:rPr>
        <w:instrText xml:space="preserve"> ADDIN EN.CITE &lt;EndNote&gt;&lt;Cite&gt;&lt;Author&gt;Richard Eiser&lt;/Author&gt;&lt;Year&gt;2012&lt;/Year&gt;&lt;RecNum&gt;29&lt;/RecNum&gt;&lt;DisplayText&gt;[27]&lt;/DisplayText&gt;&lt;record&gt;&lt;rec-number&gt;29&lt;/rec-number&gt;&lt;foreign-keys&gt;&lt;key app="EN" db-id="pdvdwdpxbt9rxiedr06pz929t2ed5fatxsar" timestamp="1597305978"&gt;29&lt;/key&gt;&lt;/foreign-keys&gt;&lt;ref-type name="Journal Article"&gt;17&lt;/ref-type&gt;&lt;contributors&gt;&lt;authors&gt;&lt;author&gt;Richard Eiser, J.&lt;/author&gt;&lt;author&gt;Bostrom, Ann&lt;/author&gt;&lt;author&gt;Burton, Ian&lt;/author&gt;&lt;author&gt;Johnston, David M.&lt;/author&gt;&lt;author&gt;McClure, John&lt;/author&gt;&lt;author&gt;Paton, Douglas&lt;/author&gt;&lt;author&gt;van der Pligt, Joop&lt;/author&gt;&lt;author&gt;White, Mathew P.&lt;/author&gt;&lt;/authors&gt;&lt;/contributors&gt;&lt;titles&gt;&lt;title&gt;Risk interpretation and action: A conceptual framework for responses to natural hazards&lt;/title&gt;&lt;secondary-title&gt;International Journal of Disaster Risk Reduction&lt;/secondary-title&gt;&lt;/titles&gt;&lt;periodical&gt;&lt;full-title&gt;International Journal of Disaster Risk Reduction&lt;/full-title&gt;&lt;/periodical&gt;&lt;pages&gt;5-16&lt;/pages&gt;&lt;volume&gt;1&lt;/volume&gt;&lt;keywords&gt;&lt;keyword&gt;Risk&lt;/keyword&gt;&lt;keyword&gt;Hazard&lt;/keyword&gt;&lt;keyword&gt;Interpretation&lt;/keyword&gt;&lt;keyword&gt;Decision&lt;/keyword&gt;&lt;keyword&gt;Trust&lt;/keyword&gt;&lt;/keywords&gt;&lt;dates&gt;&lt;year&gt;2012&lt;/year&gt;&lt;pub-dates&gt;&lt;date&gt;2012/10/01/&lt;/date&gt;&lt;/pub-dates&gt;&lt;/dates&gt;&lt;isbn&gt;2212-4209&lt;/isbn&gt;&lt;urls&gt;&lt;related-urls&gt;&lt;url&gt;http://www.sciencedirect.com/science/article/pii/S2212420912000040&lt;/url&gt;&lt;/related-urls&gt;&lt;/urls&gt;&lt;electronic-resource-num&gt;https://doi.org/10.1016/j.ijdrr.2012.05.002&lt;/electronic-resource-num&gt;&lt;/record&gt;&lt;/Cite&gt;&lt;/EndNote&gt;</w:instrText>
      </w:r>
      <w:r w:rsidR="004200C1">
        <w:rPr>
          <w:rFonts w:eastAsiaTheme="minorEastAsia"/>
        </w:rPr>
        <w:fldChar w:fldCharType="separate"/>
      </w:r>
      <w:r w:rsidR="004200C1">
        <w:rPr>
          <w:rFonts w:eastAsiaTheme="minorEastAsia"/>
          <w:noProof/>
        </w:rPr>
        <w:t>[27]</w:t>
      </w:r>
      <w:r w:rsidR="004200C1">
        <w:rPr>
          <w:rFonts w:eastAsiaTheme="minorEastAsia"/>
        </w:rPr>
        <w:fldChar w:fldCharType="end"/>
      </w:r>
      <w:r w:rsidR="004200C1">
        <w:rPr>
          <w:rFonts w:eastAsiaTheme="minorEastAsia"/>
        </w:rPr>
        <w:t xml:space="preserve">. We shall discuss this further below. </w:t>
      </w:r>
    </w:p>
    <w:p w14:paraId="012BBB6B" w14:textId="77777777" w:rsidR="004200C1" w:rsidRDefault="004200C1" w:rsidP="004200C1">
      <w:pPr>
        <w:jc w:val="both"/>
        <w:rPr>
          <w:rFonts w:eastAsiaTheme="minorEastAsia"/>
        </w:rPr>
      </w:pPr>
    </w:p>
    <w:p w14:paraId="767C3F4B" w14:textId="418B7473" w:rsidR="00B15680" w:rsidRDefault="0004656E" w:rsidP="0004656E">
      <w:pPr>
        <w:jc w:val="both"/>
      </w:pPr>
      <w:r>
        <w:t xml:space="preserve">The generic linear phases of growth for the cumulative confirmed cases are surveyed in data taken from Johns Hopkins University database, using a rolling average over 7 days to remove </w:t>
      </w:r>
      <w:r>
        <w:lastRenderedPageBreak/>
        <w:t>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 xml:space="preserve"> and south Africa)</w:t>
      </w:r>
      <w:r>
        <w:t xml:space="preserve">, the </w:t>
      </w:r>
      <w:r w:rsidR="001D3AEF">
        <w:t>other</w:t>
      </w:r>
      <w:r>
        <w:t xml:space="preserve"> </w:t>
      </w:r>
      <w:r w:rsidR="00B15680">
        <w:t>largest Covid-19 epidemic</w:t>
      </w:r>
      <w:r>
        <w:t xml:space="preserve"> countries </w:t>
      </w:r>
      <w:r w:rsidR="001D3AEF">
        <w:t xml:space="preserve">in Fig. 1B </w:t>
      </w:r>
      <w:r w:rsidR="00B15680">
        <w:t>also demonstrate an extended linear saturation response (two such phases with differing degrees of caution regulation are visible in the US data).</w:t>
      </w:r>
      <w:r w:rsidR="001D3AEF">
        <w:t xml:space="preserve"> </w:t>
      </w:r>
    </w:p>
    <w:p w14:paraId="0BA0CB22" w14:textId="241A3606" w:rsidR="00760B56" w:rsidRDefault="00760B56" w:rsidP="009C03BC">
      <w:pPr>
        <w:jc w:val="both"/>
      </w:pPr>
    </w:p>
    <w:p w14:paraId="3B8D7BCE" w14:textId="3E9BB4DD"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GomPy</w:t>
      </w:r>
      <w:proofErr w:type="spellEnd"/>
      <w:r w:rsidR="00B81293">
        <w:t xml:space="preserve"> (with its interface to SciPy)</w:t>
      </w:r>
      <w:r w:rsidR="000A5341">
        <w:t xml:space="preserve"> for convenience</w:t>
      </w:r>
      <w:r w:rsidR="00B81293">
        <w:t xml:space="preserve">. </w:t>
      </w:r>
      <w:r w:rsidR="00CE45E7">
        <w:t>Fig. 3 shows the range of epidemic responses in the number of daily cases for the caution extensions to the simple (SEIR) and hospital differentiated (SEI3R</w:t>
      </w:r>
      <w:r w:rsidR="00D30CA0">
        <w:t>)</w:t>
      </w:r>
      <w:r w:rsidR="00CE45E7">
        <w:t xml:space="preserve"> models </w:t>
      </w:r>
      <w:r w:rsidR="00B81293">
        <w:t xml:space="preserve">for representative variation of the three caution parameters about typical values. </w:t>
      </w:r>
      <w:r w:rsidR="00837C60">
        <w:t>Note that the second of the caution extensions (</w:t>
      </w:r>
      <w:r w:rsidR="00D30CA0">
        <w:t>S3EIR</w:t>
      </w:r>
      <w:r w:rsidR="00837C60">
        <w:t xml:space="preserve">columns 2 and 4), which includes caution for exposed and infected individuals, strengthens the caution response </w:t>
      </w:r>
      <w:proofErr w:type="gramStart"/>
      <w:r w:rsidR="00837C60">
        <w:t>and also</w:t>
      </w:r>
      <w:proofErr w:type="gramEnd"/>
      <w:r w:rsidR="00837C60">
        <w:t xml:space="preserve"> predicts strong second wave phenomena for some parameter values.</w:t>
      </w:r>
      <w:r w:rsidR="000A5341">
        <w:t xml:space="preserve"> T</w:t>
      </w:r>
      <w:r w:rsidR="00837C60">
        <w:t>he range of response forms appears to co</w:t>
      </w:r>
      <w:r w:rsidR="000A5341">
        <w:t xml:space="preserve">ver </w:t>
      </w:r>
      <w:proofErr w:type="gramStart"/>
      <w:r w:rsidR="00837C60">
        <w:t xml:space="preserve">the </w:t>
      </w:r>
      <w:r w:rsidR="000A5341">
        <w:t xml:space="preserve">majority </w:t>
      </w:r>
      <w:r w:rsidR="00837C60">
        <w:t>of</w:t>
      </w:r>
      <w:proofErr w:type="gramEnd"/>
      <w:r w:rsidR="00837C60">
        <w:t xml:space="preserve"> forms </w:t>
      </w:r>
      <w:r w:rsidR="000A5341">
        <w:t>seen for 194 countries in the JHU data. Note that in Fig. 3, showing daily not cumulative cases as in Fig. 1, the linear phase of growth corresponds to constant daily cases.</w:t>
      </w:r>
    </w:p>
    <w:p w14:paraId="737AAA14" w14:textId="3B5548E3" w:rsidR="000A5341" w:rsidRDefault="000A5341" w:rsidP="009C03BC">
      <w:pPr>
        <w:jc w:val="both"/>
      </w:pPr>
    </w:p>
    <w:p w14:paraId="514D6AD6" w14:textId="196A40D9" w:rsidR="00707395" w:rsidRDefault="000A5341" w:rsidP="009C03BC">
      <w:pPr>
        <w:jc w:val="both"/>
      </w:pPr>
      <w:r>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proofErr w:type="gramStart"/>
      <w:r w:rsidR="00707395">
        <w:t>taking into account</w:t>
      </w:r>
      <w:proofErr w:type="gramEnd"/>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proofErr w:type="gramStart"/>
      <w:r w:rsidR="00707395">
        <w:t>all of</w:t>
      </w:r>
      <w:proofErr w:type="gramEnd"/>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3AEA9FF"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E626CB">
        <w:t>the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lastRenderedPageBreak/>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matching 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204E19AD"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showing second waves of infection.</w:t>
      </w:r>
    </w:p>
    <w:p w14:paraId="6F3BB519" w14:textId="609F6336" w:rsidR="00E76A30" w:rsidRDefault="00E76A30" w:rsidP="007D1E71">
      <w:pPr>
        <w:jc w:val="both"/>
      </w:pPr>
    </w:p>
    <w:p w14:paraId="5DADF471" w14:textId="4A9E5EA7" w:rsidR="00E76A30" w:rsidRDefault="00E76A30" w:rsidP="007D1E71">
      <w:pPr>
        <w:jc w:val="both"/>
      </w:pPr>
      <w:r>
        <w:t xml:space="preserve">Perhaps it will be possible for the human population to modulate its cautionary response using widespread information about the negative repercussions of the relaxation of caution. It is the authors view however that until a viable vaccine is found, additional work needs to be undertaken to enable the population to maintain the same benefits of high levels of </w:t>
      </w:r>
      <w:r>
        <w:lastRenderedPageBreak/>
        <w:t>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5120AA7" w:rsidR="00E76A30" w:rsidRDefault="00E76A30" w:rsidP="007D1E71">
      <w:pPr>
        <w:jc w:val="both"/>
      </w:pPr>
      <w:r>
        <w:t xml:space="preserve">The authors wish to acknowledge the support </w:t>
      </w:r>
      <w:r w:rsidR="00CB4CC3">
        <w:t xml:space="preserve">of the European Centre for Living Technology, and the access to Covid-19 data compiled by Johns Hopkins University and …. The authors wish to thank those authors who made their modelling software examples available on </w:t>
      </w:r>
      <w:proofErr w:type="spellStart"/>
      <w:r w:rsidR="00CB4CC3">
        <w:t>github</w:t>
      </w:r>
      <w:proofErr w:type="spellEnd"/>
      <w:proofErr w:type="gramStart"/>
      <w:r w:rsidR="00CB4CC3">
        <w:t>, in particular, Dr. Alison</w:t>
      </w:r>
      <w:proofErr w:type="gramEnd"/>
      <w:r w:rsidR="00CB4CC3">
        <w:t xml:space="preserve"> and the authors of the </w:t>
      </w:r>
      <w:proofErr w:type="spellStart"/>
      <w:r w:rsidR="00CB4CC3">
        <w:t>GomPy</w:t>
      </w:r>
      <w:proofErr w:type="spellEnd"/>
      <w:r w:rsidR="00CB4CC3">
        <w:t xml:space="preserve"> package for conveniently assembling a modelling framework that allows also a ready extension to stochastic modelling (not employed in this paper). </w:t>
      </w:r>
    </w:p>
    <w:p w14:paraId="38A4A29F" w14:textId="3FE66F64" w:rsidR="0011114A" w:rsidRDefault="0011114A"/>
    <w:p w14:paraId="7AE9007D" w14:textId="77777777" w:rsidR="001508F4" w:rsidRDefault="001508F4">
      <w:pPr>
        <w:rPr>
          <w:b/>
          <w:bCs/>
        </w:rPr>
      </w:pPr>
      <w:r>
        <w:rPr>
          <w:b/>
          <w:bCs/>
        </w:rPr>
        <w:br w:type="page"/>
      </w:r>
    </w:p>
    <w:p w14:paraId="58C6A05A" w14:textId="66B609FF"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sidR="00D5526F" w:rsidRPr="000702F7">
        <w:rPr>
          <w:b/>
          <w:bCs/>
        </w:rPr>
        <w:t>Figures</w:t>
      </w:r>
    </w:p>
    <w:p w14:paraId="452442B6" w14:textId="69B1B02E" w:rsidR="00F63C94" w:rsidRDefault="00904403">
      <w:r w:rsidRPr="00904403">
        <w:rPr>
          <w:noProof/>
        </w:rPr>
        <w:t xml:space="preserve"> </w:t>
      </w:r>
      <w:ins w:id="40" w:author="Norman Packard" w:date="2020-08-23T22:09:00Z">
        <w:r w:rsidR="00CD16AA">
          <w:rPr>
            <w:noProof/>
          </w:rPr>
          <w:drawing>
            <wp:inline distT="0" distB="0" distL="0" distR="0" wp14:anchorId="60C0D6A3" wp14:editId="210168D6">
              <wp:extent cx="5727700" cy="3736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5727700" cy="3736340"/>
                      </a:xfrm>
                      <a:prstGeom prst="rect">
                        <a:avLst/>
                      </a:prstGeom>
                    </pic:spPr>
                  </pic:pic>
                </a:graphicData>
              </a:graphic>
            </wp:inline>
          </w:drawing>
        </w:r>
      </w:ins>
    </w:p>
    <w:p w14:paraId="52977A35" w14:textId="63B8FBF2" w:rsidR="00831BED" w:rsidRDefault="00831BED" w:rsidP="00130C34">
      <w:pPr>
        <w:ind w:firstLine="142"/>
      </w:pPr>
    </w:p>
    <w:p w14:paraId="285B2E7E" w14:textId="2371E012" w:rsidR="003E6BA5"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ins w:id="41" w:author="Norman Packard" w:date="2020-08-19T23:48:00Z">
        <w:r w:rsidR="003E6BA5">
          <w:rPr>
            <w:sz w:val="22"/>
            <w:szCs w:val="22"/>
          </w:rPr>
          <w:t xml:space="preserve"> Super</w:t>
        </w:r>
      </w:ins>
      <w:ins w:id="42" w:author="Norman Packard" w:date="2020-08-19T23:53:00Z">
        <w:r w:rsidR="003E6BA5">
          <w:rPr>
            <w:sz w:val="22"/>
            <w:szCs w:val="22"/>
          </w:rPr>
          <w:t>im</w:t>
        </w:r>
      </w:ins>
      <w:ins w:id="43" w:author="Norman Packard" w:date="2020-08-19T23:48:00Z">
        <w:r w:rsidR="003E6BA5">
          <w:rPr>
            <w:sz w:val="22"/>
            <w:szCs w:val="22"/>
          </w:rPr>
          <w:t>posed with the data is a three-segment linear fit</w:t>
        </w:r>
      </w:ins>
      <w:ins w:id="44" w:author="Norman Packard" w:date="2020-08-19T23:50:00Z">
        <w:r w:rsidR="003E6BA5">
          <w:rPr>
            <w:sz w:val="22"/>
            <w:szCs w:val="22"/>
          </w:rPr>
          <w:t xml:space="preserve"> (using the python </w:t>
        </w:r>
        <w:proofErr w:type="spellStart"/>
        <w:r w:rsidR="003E6BA5">
          <w:rPr>
            <w:sz w:val="22"/>
            <w:szCs w:val="22"/>
          </w:rPr>
          <w:t>pwlf</w:t>
        </w:r>
        <w:proofErr w:type="spellEnd"/>
        <w:r w:rsidR="003E6BA5">
          <w:rPr>
            <w:sz w:val="22"/>
            <w:szCs w:val="22"/>
          </w:rPr>
          <w:t xml:space="preserve"> module).</w:t>
        </w:r>
      </w:ins>
      <w:r w:rsidR="00B05583">
        <w:rPr>
          <w:sz w:val="22"/>
          <w:szCs w:val="22"/>
        </w:rPr>
        <w:t xml:space="preserve"> </w:t>
      </w:r>
      <w:r w:rsidR="003E6BA5">
        <w:rPr>
          <w:b/>
          <w:bCs/>
          <w:sz w:val="22"/>
          <w:szCs w:val="22"/>
        </w:rPr>
        <w:t>B)</w:t>
      </w:r>
      <w:r w:rsidR="003E6BA5">
        <w:rPr>
          <w:sz w:val="22"/>
          <w:szCs w:val="22"/>
        </w:rPr>
        <w:t xml:space="preserve"> The weekly averages of </w:t>
      </w:r>
      <w:ins w:id="45" w:author="Norman Packard" w:date="2020-08-20T00:15:00Z">
        <w:r w:rsidR="00313967">
          <w:rPr>
            <w:sz w:val="22"/>
            <w:szCs w:val="22"/>
          </w:rPr>
          <w:t>daily</w:t>
        </w:r>
      </w:ins>
      <w:ins w:id="46" w:author="Norman Packard" w:date="2020-08-20T00:16:00Z">
        <w:r w:rsidR="00313967">
          <w:rPr>
            <w:sz w:val="22"/>
            <w:szCs w:val="22"/>
          </w:rPr>
          <w:t xml:space="preserve"> </w:t>
        </w:r>
      </w:ins>
      <w:r w:rsidR="003E6BA5">
        <w:rPr>
          <w:sz w:val="22"/>
          <w:szCs w:val="22"/>
        </w:rPr>
        <w:t xml:space="preserve">confirmed cases for the same European countries.  </w:t>
      </w:r>
      <w:r w:rsidR="003E6BA5" w:rsidRPr="003E6BA5">
        <w:rPr>
          <w:b/>
          <w:bCs/>
          <w:sz w:val="22"/>
          <w:szCs w:val="22"/>
        </w:rPr>
        <w:t>C</w:t>
      </w:r>
      <w:r w:rsidR="00130C34" w:rsidRPr="00275BBB">
        <w:rPr>
          <w:b/>
          <w:bCs/>
          <w:sz w:val="22"/>
          <w:szCs w:val="22"/>
        </w:rPr>
        <w:t>)</w:t>
      </w:r>
      <w:r w:rsidR="003E6BA5">
        <w:rPr>
          <w:b/>
          <w:bCs/>
          <w:sz w:val="22"/>
          <w:szCs w:val="22"/>
        </w:rPr>
        <w:t xml:space="preserve">  </w:t>
      </w:r>
      <w:r w:rsidR="003E6BA5">
        <w:rPr>
          <w:sz w:val="22"/>
          <w:szCs w:val="22"/>
        </w:rPr>
        <w:t>Cumulative confirmed cases</w:t>
      </w:r>
      <w:r w:rsidR="00130C34">
        <w:rPr>
          <w:sz w:val="22"/>
          <w:szCs w:val="22"/>
        </w:rPr>
        <w:t xml:space="preserve"> for </w:t>
      </w:r>
      <w:r w:rsidR="00F51803">
        <w:rPr>
          <w:sz w:val="22"/>
          <w:szCs w:val="22"/>
        </w:rPr>
        <w:t xml:space="preserve">seven </w:t>
      </w:r>
      <w:r w:rsidR="00130C34">
        <w:rPr>
          <w:sz w:val="22"/>
          <w:szCs w:val="22"/>
        </w:rPr>
        <w:t>countries with largest population epidemics in the world for Covid-19 as of Aug 1 2020</w:t>
      </w:r>
      <w:ins w:id="47" w:author="Norman Packard" w:date="2020-08-19T23:50:00Z">
        <w:r w:rsidR="003E6BA5">
          <w:rPr>
            <w:sz w:val="22"/>
            <w:szCs w:val="22"/>
          </w:rPr>
          <w:t>, with the same three-segment linear fit supe</w:t>
        </w:r>
      </w:ins>
      <w:ins w:id="48" w:author="Norman Packard" w:date="2020-08-19T23:51:00Z">
        <w:r w:rsidR="003E6BA5">
          <w:rPr>
            <w:sz w:val="22"/>
            <w:szCs w:val="22"/>
          </w:rPr>
          <w:t>r</w:t>
        </w:r>
      </w:ins>
      <w:ins w:id="49" w:author="Norman Packard" w:date="2020-08-19T23:53:00Z">
        <w:r w:rsidR="003E6BA5">
          <w:rPr>
            <w:sz w:val="22"/>
            <w:szCs w:val="22"/>
          </w:rPr>
          <w:t>im</w:t>
        </w:r>
      </w:ins>
      <w:ins w:id="50" w:author="Norman Packard" w:date="2020-08-19T23:51:00Z">
        <w:r w:rsidR="003E6BA5">
          <w:rPr>
            <w:sz w:val="22"/>
            <w:szCs w:val="22"/>
          </w:rPr>
          <w:t>posed</w:t>
        </w:r>
      </w:ins>
      <w:ins w:id="51" w:author="Norman Packard" w:date="2020-08-19T23:53:00Z">
        <w:r w:rsidR="003E6B6A">
          <w:rPr>
            <w:sz w:val="22"/>
            <w:szCs w:val="22"/>
          </w:rPr>
          <w:t xml:space="preserve"> </w:t>
        </w:r>
      </w:ins>
      <w:del w:id="52" w:author="Norman Packard" w:date="2020-08-19T23:50:00Z">
        <w:r w:rsidR="00130C34" w:rsidDel="003E6BA5">
          <w:rPr>
            <w:sz w:val="22"/>
            <w:szCs w:val="22"/>
          </w:rPr>
          <w:delText>.</w:delText>
        </w:r>
      </w:del>
      <w:r w:rsidR="00130C34">
        <w:rPr>
          <w:sz w:val="22"/>
          <w:szCs w:val="22"/>
        </w:rPr>
        <w:t xml:space="preserve"> </w:t>
      </w:r>
      <w:r w:rsidR="003E6BA5">
        <w:rPr>
          <w:b/>
          <w:bCs/>
          <w:sz w:val="22"/>
          <w:szCs w:val="22"/>
        </w:rPr>
        <w:t>D</w:t>
      </w:r>
      <w:proofErr w:type="gramStart"/>
      <w:r w:rsidR="003E6BA5">
        <w:rPr>
          <w:b/>
          <w:bCs/>
          <w:sz w:val="22"/>
          <w:szCs w:val="22"/>
        </w:rPr>
        <w:t>)</w:t>
      </w:r>
      <w:r w:rsidR="003E6BA5">
        <w:rPr>
          <w:sz w:val="22"/>
          <w:szCs w:val="22"/>
        </w:rPr>
        <w:t xml:space="preserve">  </w:t>
      </w:r>
      <w:r w:rsidR="003E6BA5">
        <w:rPr>
          <w:sz w:val="22"/>
          <w:szCs w:val="22"/>
        </w:rPr>
        <w:t>The</w:t>
      </w:r>
      <w:proofErr w:type="gramEnd"/>
      <w:r w:rsidR="003E6BA5">
        <w:rPr>
          <w:sz w:val="22"/>
          <w:szCs w:val="22"/>
        </w:rPr>
        <w:t xml:space="preserve"> weekly averages of </w:t>
      </w:r>
      <w:ins w:id="53" w:author="Norman Packard" w:date="2020-08-20T00:16:00Z">
        <w:r w:rsidR="00313967">
          <w:rPr>
            <w:sz w:val="22"/>
            <w:szCs w:val="22"/>
          </w:rPr>
          <w:t xml:space="preserve">daily </w:t>
        </w:r>
      </w:ins>
      <w:r w:rsidR="003E6BA5">
        <w:rPr>
          <w:sz w:val="22"/>
          <w:szCs w:val="22"/>
        </w:rPr>
        <w:t>confirmed cases for the same European countries.</w:t>
      </w:r>
      <w:ins w:id="54" w:author="Norman Packard" w:date="2020-08-20T00:13:00Z">
        <w:r w:rsidR="00313967">
          <w:rPr>
            <w:sz w:val="22"/>
            <w:szCs w:val="22"/>
          </w:rPr>
          <w:t xml:space="preserve">  Note that the long </w:t>
        </w:r>
      </w:ins>
      <w:ins w:id="55" w:author="Norman Packard" w:date="2020-08-20T00:14:00Z">
        <w:r w:rsidR="00313967">
          <w:rPr>
            <w:sz w:val="22"/>
            <w:szCs w:val="22"/>
          </w:rPr>
          <w:t xml:space="preserve">regions of linear growth in the cumulative graphs in </w:t>
        </w:r>
      </w:ins>
      <w:ins w:id="56" w:author="Norman Packard" w:date="2020-08-20T00:15:00Z">
        <w:r w:rsidR="00313967">
          <w:rPr>
            <w:sz w:val="22"/>
            <w:szCs w:val="22"/>
          </w:rPr>
          <w:t xml:space="preserve">(A) and (C) correspond to broadened peaks in the </w:t>
        </w:r>
      </w:ins>
      <w:ins w:id="57" w:author="Norman Packard" w:date="2020-08-20T00:16:00Z">
        <w:r w:rsidR="00313967">
          <w:rPr>
            <w:sz w:val="22"/>
            <w:szCs w:val="22"/>
          </w:rPr>
          <w:t>daily case counts; these broadened peaks are</w:t>
        </w:r>
      </w:ins>
      <w:ins w:id="58" w:author="Norman Packard" w:date="2020-08-20T00:17:00Z">
        <w:r w:rsidR="00313967">
          <w:rPr>
            <w:sz w:val="22"/>
            <w:szCs w:val="22"/>
          </w:rPr>
          <w:t xml:space="preserve"> not produced by traditional SIR or SEIR models.</w:t>
        </w:r>
      </w:ins>
      <w:ins w:id="59" w:author="Norman Packard" w:date="2020-08-20T00:29:00Z">
        <w:r w:rsidR="00783CA3">
          <w:rPr>
            <w:sz w:val="22"/>
            <w:szCs w:val="22"/>
          </w:rPr>
          <w:t xml:space="preserve"> </w:t>
        </w:r>
      </w:ins>
      <w:ins w:id="60" w:author="Norman Packard" w:date="2020-08-20T00:30:00Z">
        <w:r w:rsidR="00783CA3">
          <w:rPr>
            <w:sz w:val="22"/>
            <w:szCs w:val="22"/>
          </w:rPr>
          <w:t xml:space="preserve"> </w:t>
        </w:r>
      </w:ins>
      <w:ins w:id="61" w:author="Norman Packard" w:date="2020-08-23T22:09:00Z">
        <w:r w:rsidR="00CD16AA">
          <w:rPr>
            <w:sz w:val="22"/>
            <w:szCs w:val="22"/>
          </w:rPr>
          <w:t xml:space="preserve">For reference, </w:t>
        </w:r>
      </w:ins>
      <w:ins w:id="62" w:author="Norman Packard" w:date="2020-08-23T22:10:00Z">
        <w:r w:rsidR="00CD16AA">
          <w:rPr>
            <w:sz w:val="22"/>
            <w:szCs w:val="22"/>
          </w:rPr>
          <w:t xml:space="preserve">infection rate and daily infection rate of a standard </w:t>
        </w:r>
      </w:ins>
      <w:ins w:id="63" w:author="Norman Packard" w:date="2020-08-23T22:11:00Z">
        <w:r w:rsidR="00CD16AA">
          <w:rPr>
            <w:sz w:val="22"/>
            <w:szCs w:val="22"/>
          </w:rPr>
          <w:t>SIR model is shown in pink dashed lines, in (A) and (B), respectively.</w:t>
        </w:r>
      </w:ins>
    </w:p>
    <w:p w14:paraId="5D137DF4" w14:textId="77777777" w:rsidR="003E6BA5" w:rsidRPr="003E6BA5" w:rsidRDefault="003E6BA5" w:rsidP="00B05583">
      <w:pPr>
        <w:jc w:val="both"/>
        <w:rPr>
          <w:sz w:val="22"/>
          <w:szCs w:val="22"/>
        </w:rPr>
      </w:pPr>
    </w:p>
    <w:p w14:paraId="67CD7442" w14:textId="3C27427D" w:rsidR="00831BED" w:rsidDel="00313967" w:rsidRDefault="00F51803" w:rsidP="00B05583">
      <w:pPr>
        <w:jc w:val="both"/>
        <w:rPr>
          <w:moveFrom w:id="64" w:author="Norman Packard" w:date="2020-08-20T00:19:00Z"/>
          <w:sz w:val="22"/>
          <w:szCs w:val="22"/>
        </w:rPr>
      </w:pPr>
      <w:moveFromRangeStart w:id="65" w:author="Norman Packard" w:date="2020-08-20T00:19:00Z" w:name="move48775215"/>
      <w:moveFrom w:id="66" w:author="Norman Packard" w:date="2020-08-20T00:19:00Z">
        <w:r w:rsidDel="00313967">
          <w:rPr>
            <w:sz w:val="22"/>
            <w:szCs w:val="22"/>
          </w:rPr>
          <w:t>The</w:t>
        </w:r>
        <w:r w:rsidR="00130C34" w:rsidDel="00313967">
          <w:rPr>
            <w:sz w:val="22"/>
            <w:szCs w:val="22"/>
          </w:rPr>
          <w:t xml:space="preserve"> US</w:t>
        </w:r>
        <w:r w:rsidDel="00313967">
          <w:rPr>
            <w:sz w:val="22"/>
            <w:szCs w:val="22"/>
          </w:rPr>
          <w:t>A</w:t>
        </w:r>
        <w:r w:rsidR="00130C34" w:rsidDel="00313967">
          <w:rPr>
            <w:sz w:val="22"/>
            <w:szCs w:val="22"/>
          </w:rPr>
          <w:t xml:space="preserve"> and Brazil have not had a consistent or effective communication of information about the disease, but the response is still effectively piecewise linear as expected from the cautionary model, like the </w:t>
        </w:r>
        <w:r w:rsidDel="00313967">
          <w:rPr>
            <w:sz w:val="22"/>
            <w:szCs w:val="22"/>
          </w:rPr>
          <w:t xml:space="preserve">more dampening </w:t>
        </w:r>
        <w:r w:rsidR="00130C34" w:rsidDel="00313967">
          <w:rPr>
            <w:sz w:val="22"/>
            <w:szCs w:val="22"/>
          </w:rPr>
          <w:t>Russian response.</w:t>
        </w:r>
        <w:r w:rsidR="00CA3B20" w:rsidDel="00313967">
          <w:rPr>
            <w:sz w:val="22"/>
            <w:szCs w:val="22"/>
          </w:rPr>
          <w:t xml:space="preserve"> </w:t>
        </w:r>
        <w:r w:rsidR="00B05583" w:rsidDel="00313967">
          <w:rPr>
            <w:sz w:val="22"/>
            <w:szCs w:val="22"/>
          </w:rPr>
          <w:t>Data is taken from John Hopkins University compilation and averaged over 7 days to remove weekly oscillations in reporting</w:t>
        </w:r>
        <w:r w:rsidDel="00313967">
          <w:rPr>
            <w:sz w:val="22"/>
            <w:szCs w:val="22"/>
          </w:rPr>
          <w:t xml:space="preserve">. </w:t>
        </w:r>
        <w:r w:rsidR="00B05583" w:rsidDel="00313967">
          <w:rPr>
            <w:sz w:val="22"/>
            <w:szCs w:val="22"/>
          </w:rPr>
          <w:t>The data is fitted with a simple 3-segment piecewise linear fit.</w:t>
        </w:r>
        <w:r w:rsidR="00831BED" w:rsidDel="00313967">
          <w:rPr>
            <w:sz w:val="22"/>
            <w:szCs w:val="22"/>
          </w:rPr>
          <w:t xml:space="preserve"> Note that second waves of infection, affecting Spain</w:t>
        </w:r>
        <w:r w:rsidDel="00313967">
          <w:rPr>
            <w:sz w:val="22"/>
            <w:szCs w:val="22"/>
          </w:rPr>
          <w:t xml:space="preserve"> </w:t>
        </w:r>
        <w:r w:rsidR="00831BED" w:rsidDel="00313967">
          <w:rPr>
            <w:sz w:val="22"/>
            <w:szCs w:val="22"/>
          </w:rPr>
          <w:t xml:space="preserve">in </w:t>
        </w:r>
        <w:r w:rsidDel="00313967">
          <w:rPr>
            <w:sz w:val="22"/>
            <w:szCs w:val="22"/>
          </w:rPr>
          <w:t>A</w:t>
        </w:r>
        <w:r w:rsidR="00831BED" w:rsidDel="00313967">
          <w:rPr>
            <w:sz w:val="22"/>
            <w:szCs w:val="22"/>
          </w:rPr>
          <w:t>, and to a lesser extent France and Germany, which depart from linearity, are also predicted in the more differentiated SC3EI3R version of the cautionary model.</w:t>
        </w:r>
      </w:moveFrom>
    </w:p>
    <w:moveFromRangeEnd w:id="65"/>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CD16AA">
      <w:pPr>
        <w:jc w:val="center"/>
        <w:pPrChange w:id="67" w:author="Norman Packard" w:date="2020-08-23T22:08:00Z">
          <w:pPr/>
        </w:pPrChange>
      </w:pPr>
      <w:r>
        <w:rPr>
          <w:noProof/>
        </w:rPr>
        <w:lastRenderedPageBreak/>
        <w:drawing>
          <wp:inline distT="0" distB="0" distL="0" distR="0" wp14:anchorId="08E21003" wp14:editId="1FA3A335">
            <wp:extent cx="4816554" cy="4690533"/>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7196" cy="4700897"/>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BA3A52">
        <w:rPr>
          <w:sz w:val="22"/>
          <w:lang/>
          <w:rPrChange w:id="68" w:author="John McCaskill" w:date="2020-08-17T23:35:00Z">
            <w:rPr>
              <w:sz w:val="22"/>
              <w:szCs w:val="22"/>
            </w:rPr>
          </w:rPrChange>
        </w:rPr>
        <w:t>Exposure=0.4</w:t>
      </w:r>
      <w:r w:rsidR="00BA3A52" w:rsidRPr="00BA3A52">
        <w:rPr>
          <w:sz w:val="22"/>
          <w:szCs w:val="22"/>
          <w:lang w:val="en-US"/>
        </w:rPr>
        <w:t>,</w:t>
      </w:r>
      <w:r w:rsidR="00BA3A52" w:rsidRPr="00BA3A52">
        <w:rPr>
          <w:sz w:val="22"/>
          <w:lang/>
          <w:rPrChange w:id="69" w:author="John McCaskill" w:date="2020-08-17T23:35:00Z">
            <w:rPr>
              <w:sz w:val="22"/>
              <w:szCs w:val="22"/>
            </w:rPr>
          </w:rPrChange>
        </w:rPr>
        <w:t xml:space="preserve"> IncubPeriod=5</w:t>
      </w:r>
      <w:r w:rsidR="00BA3A52" w:rsidRPr="00BA3A52">
        <w:rPr>
          <w:sz w:val="22"/>
          <w:szCs w:val="22"/>
          <w:lang w:val="en-US"/>
        </w:rPr>
        <w:t>,</w:t>
      </w:r>
      <w:r w:rsidR="00BA3A52" w:rsidRPr="00BA3A52">
        <w:rPr>
          <w:sz w:val="22"/>
          <w:lang/>
          <w:rPrChange w:id="70" w:author="John McCaskill" w:date="2020-08-17T23:35:00Z">
            <w:rPr>
              <w:sz w:val="22"/>
              <w:szCs w:val="22"/>
            </w:rPr>
          </w:rPrChange>
        </w:rPr>
        <w:t xml:space="preserve"> DurMildInf=10</w:t>
      </w:r>
      <w:r w:rsidR="00BA3A52" w:rsidRPr="00BA3A52">
        <w:rPr>
          <w:sz w:val="22"/>
          <w:szCs w:val="22"/>
          <w:lang w:val="en-US"/>
        </w:rPr>
        <w:t>,</w:t>
      </w:r>
      <w:r w:rsidR="00BA3A52">
        <w:rPr>
          <w:sz w:val="22"/>
          <w:szCs w:val="22"/>
          <w:lang w:val="en-US"/>
        </w:rPr>
        <w:t xml:space="preserve"> </w:t>
      </w:r>
      <w:r w:rsidR="00BA3A52" w:rsidRPr="00BA3A52">
        <w:rPr>
          <w:sz w:val="22"/>
          <w:lang/>
          <w:rPrChange w:id="71" w:author="John McCaskill" w:date="2020-08-17T23:35:00Z">
            <w:rPr>
              <w:sz w:val="22"/>
              <w:szCs w:val="22"/>
            </w:rPr>
          </w:rPrChange>
        </w:rPr>
        <w:t>FracMild=0.7</w:t>
      </w:r>
      <w:r w:rsidR="00BA3A52" w:rsidRPr="00BA3A52">
        <w:rPr>
          <w:sz w:val="22"/>
          <w:szCs w:val="22"/>
          <w:lang w:val="en-US"/>
        </w:rPr>
        <w:t>,</w:t>
      </w:r>
      <w:r w:rsidR="00BA3A52" w:rsidRPr="00BA3A52">
        <w:rPr>
          <w:sz w:val="22"/>
          <w:lang/>
          <w:rPrChange w:id="72" w:author="John McCaskill" w:date="2020-08-17T23:35:00Z">
            <w:rPr>
              <w:sz w:val="22"/>
              <w:szCs w:val="22"/>
            </w:rPr>
          </w:rPrChange>
        </w:rPr>
        <w:t xml:space="preserve">  FracSevere=0.20</w:t>
      </w:r>
      <w:r w:rsidR="00BA3A52" w:rsidRPr="00BA3A52">
        <w:rPr>
          <w:sz w:val="22"/>
          <w:szCs w:val="22"/>
          <w:lang w:val="en-US"/>
        </w:rPr>
        <w:t xml:space="preserve">, </w:t>
      </w:r>
      <w:r w:rsidR="00BA3A52" w:rsidRPr="00BA3A52">
        <w:rPr>
          <w:sz w:val="22"/>
          <w:lang/>
          <w:rPrChange w:id="73" w:author="John McCaskill" w:date="2020-08-17T23:35:00Z">
            <w:rPr>
              <w:sz w:val="22"/>
              <w:szCs w:val="22"/>
            </w:rPr>
          </w:rPrChange>
        </w:rPr>
        <w:t>FracCritical=0.1</w:t>
      </w:r>
      <w:r w:rsidR="00BA3A52" w:rsidRPr="00BA3A52">
        <w:rPr>
          <w:sz w:val="22"/>
          <w:szCs w:val="22"/>
          <w:lang w:val="en-US"/>
        </w:rPr>
        <w:t>,</w:t>
      </w:r>
      <w:r w:rsidR="00BA3A52">
        <w:rPr>
          <w:sz w:val="22"/>
          <w:szCs w:val="22"/>
        </w:rPr>
        <w:t xml:space="preserve"> </w:t>
      </w:r>
      <w:r w:rsidR="00BA3A52" w:rsidRPr="00BA3A52">
        <w:rPr>
          <w:sz w:val="22"/>
          <w:lang/>
          <w:rPrChange w:id="74" w:author="John McCaskill" w:date="2020-08-17T23:35:00Z">
            <w:rPr>
              <w:sz w:val="22"/>
              <w:szCs w:val="22"/>
            </w:rPr>
          </w:rPrChange>
        </w:rPr>
        <w:t>CFR=0.05</w:t>
      </w:r>
      <w:r w:rsidR="00BA3A52" w:rsidRPr="00BA3A52">
        <w:rPr>
          <w:sz w:val="22"/>
          <w:szCs w:val="22"/>
          <w:lang w:val="en-US"/>
        </w:rPr>
        <w:t xml:space="preserve">, </w:t>
      </w:r>
      <w:r w:rsidR="00BA3A52" w:rsidRPr="00BA3A52">
        <w:rPr>
          <w:sz w:val="22"/>
          <w:lang/>
          <w:rPrChange w:id="75" w:author="John McCaskill" w:date="2020-08-17T23:35:00Z">
            <w:rPr>
              <w:sz w:val="22"/>
              <w:szCs w:val="22"/>
            </w:rPr>
          </w:rPrChange>
        </w:rPr>
        <w:t>TimeICUDeath=5</w:t>
      </w:r>
      <w:r w:rsidR="00BA3A52" w:rsidRPr="00BA3A52">
        <w:rPr>
          <w:sz w:val="22"/>
          <w:szCs w:val="22"/>
          <w:lang w:val="en-US"/>
        </w:rPr>
        <w:t xml:space="preserve">, </w:t>
      </w:r>
      <w:r w:rsidR="00BA3A52" w:rsidRPr="00BA3A52">
        <w:rPr>
          <w:sz w:val="22"/>
          <w:lang/>
          <w:rPrChange w:id="76" w:author="John McCaskill" w:date="2020-08-17T23:35:00Z">
            <w:rPr>
              <w:sz w:val="22"/>
              <w:szCs w:val="22"/>
            </w:rPr>
          </w:rPrChange>
        </w:rPr>
        <w:t>DurHosp=4</w:t>
      </w:r>
      <w:r w:rsidR="00BA3A52" w:rsidRPr="00BA3A52">
        <w:rPr>
          <w:sz w:val="22"/>
          <w:szCs w:val="22"/>
          <w:lang w:val="en-US"/>
        </w:rPr>
        <w:t>,</w:t>
      </w:r>
      <w:r w:rsidR="00BA3A52" w:rsidRPr="00BA3A52">
        <w:rPr>
          <w:sz w:val="22"/>
          <w:lang/>
          <w:rPrChange w:id="77" w:author="John McCaskill" w:date="2020-08-17T23:35:00Z">
            <w:rPr>
              <w:sz w:val="22"/>
              <w:szCs w:val="22"/>
            </w:rPr>
          </w:rPrChange>
        </w:rPr>
        <w:t xml:space="preserve"> FracConfirmedDet=0.125</w:t>
      </w:r>
      <w:r w:rsidR="00BA3A52" w:rsidRPr="00BA3A52">
        <w:rPr>
          <w:sz w:val="22"/>
          <w:szCs w:val="22"/>
          <w:lang w:val="en-US"/>
        </w:rPr>
        <w:t>,</w:t>
      </w:r>
      <w:r w:rsidR="00BA3A52">
        <w:rPr>
          <w:sz w:val="22"/>
          <w:szCs w:val="22"/>
          <w:lang w:val="en-US"/>
        </w:rPr>
        <w:t xml:space="preserve"> </w:t>
      </w:r>
      <w:r w:rsidR="00BA3A52" w:rsidRPr="00BA3A52">
        <w:rPr>
          <w:sz w:val="22"/>
          <w:lang/>
          <w:rPrChange w:id="78" w:author="John McCaskill" w:date="2020-08-17T23:35:00Z">
            <w:rPr>
              <w:sz w:val="22"/>
              <w:szCs w:val="22"/>
            </w:rPr>
          </w:rPrChange>
        </w:rPr>
        <w:t>FracDeathsDet=1.0</w:t>
      </w:r>
      <w:r w:rsidR="00BA3A52">
        <w:rPr>
          <w:sz w:val="22"/>
          <w:szCs w:val="22"/>
          <w:lang w:val="en-US"/>
        </w:rPr>
        <w:t xml:space="preserve">, </w:t>
      </w:r>
      <w:r w:rsidR="00BA3A52" w:rsidRPr="00BA3A52">
        <w:rPr>
          <w:sz w:val="22"/>
          <w:lang/>
          <w:rPrChange w:id="79" w:author="John McCaskill" w:date="2020-08-17T23:35:00Z">
            <w:rPr>
              <w:sz w:val="22"/>
              <w:szCs w:val="22"/>
            </w:rPr>
          </w:rPrChange>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AA6EE7" w:rsidRDefault="00BA3A52" w:rsidP="00AA6EE7">
      <w:pPr>
        <w:jc w:val="both"/>
        <w:rPr>
          <w:sz w:val="22"/>
          <w:lang/>
          <w:rPrChange w:id="80" w:author="John McCaskill" w:date="2020-08-17T23:35:00Z">
            <w:rPr>
              <w:sz w:val="22"/>
              <w:szCs w:val="22"/>
            </w:rPr>
          </w:rPrChange>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4755FBE6" w:rsidR="00D509E0" w:rsidRDefault="00D509E0" w:rsidP="00D509E0">
            <w:pPr>
              <w:ind w:left="-35" w:firstLine="1"/>
            </w:pPr>
            <w:ins w:id="81" w:author="John McCaskill" w:date="2020-08-17T23:35:00Z">
              <w:r w:rsidRPr="00087CEC">
                <w:rPr>
                  <w:noProof/>
                </w:rPr>
                <w:drawing>
                  <wp:inline distT="0" distB="0" distL="0" distR="0" wp14:anchorId="48AD862A" wp14:editId="4400CA68">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3282" cy="945888"/>
                            </a:xfrm>
                            <a:prstGeom prst="rect">
                              <a:avLst/>
                            </a:prstGeom>
                          </pic:spPr>
                        </pic:pic>
                      </a:graphicData>
                    </a:graphic>
                  </wp:inline>
                </w:drawing>
              </w:r>
            </w:ins>
            <w:del w:id="82" w:author="John McCaskill" w:date="2020-08-17T23:35:00Z">
              <w:r w:rsidR="001D5F94">
                <w:rPr>
                  <w:noProof/>
                </w:rPr>
                <w:drawing>
                  <wp:inline distT="0" distB="0" distL="0" distR="0" wp14:anchorId="25CC9304" wp14:editId="6241BD6F">
                    <wp:extent cx="1611317" cy="993775"/>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0503" cy="1005608"/>
                            </a:xfrm>
                            <a:prstGeom prst="rect">
                              <a:avLst/>
                            </a:prstGeom>
                          </pic:spPr>
                        </pic:pic>
                      </a:graphicData>
                    </a:graphic>
                  </wp:inline>
                </w:drawing>
              </w:r>
            </w:del>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6D61C6C1" w:rsidR="00D509E0" w:rsidRDefault="00D509E0" w:rsidP="00D509E0">
            <w:pPr>
              <w:ind w:left="-35" w:firstLine="1"/>
            </w:pPr>
            <w:ins w:id="83" w:author="John McCaskill" w:date="2020-08-17T23:35:00Z">
              <w:r w:rsidRPr="00087CEC">
                <w:rPr>
                  <w:noProof/>
                </w:rPr>
                <w:drawing>
                  <wp:inline distT="0" distB="0" distL="0" distR="0" wp14:anchorId="5B12C52F" wp14:editId="7A238BA4">
                    <wp:extent cx="1366981" cy="960729"/>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0954" cy="1012718"/>
                            </a:xfrm>
                            <a:prstGeom prst="rect">
                              <a:avLst/>
                            </a:prstGeom>
                          </pic:spPr>
                        </pic:pic>
                      </a:graphicData>
                    </a:graphic>
                  </wp:inline>
                </w:drawing>
              </w:r>
            </w:ins>
            <w:del w:id="84" w:author="John McCaskill" w:date="2020-08-17T23:35:00Z">
              <w:r w:rsidRPr="00087CEC">
                <w:rPr>
                  <w:noProof/>
                </w:rPr>
                <w:drawing>
                  <wp:inline distT="0" distB="0" distL="0" distR="0" wp14:anchorId="1E73E1E0" wp14:editId="51FCF50E">
                    <wp:extent cx="1200150" cy="8434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6948" cy="897453"/>
                            </a:xfrm>
                            <a:prstGeom prst="rect">
                              <a:avLst/>
                            </a:prstGeom>
                          </pic:spPr>
                        </pic:pic>
                      </a:graphicData>
                    </a:graphic>
                  </wp:inline>
                </w:drawing>
              </w:r>
            </w:del>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39C0A5E" w14:textId="77777777" w:rsidR="004200C1" w:rsidRPr="004200C1" w:rsidRDefault="0011114A" w:rsidP="004200C1">
      <w:pPr>
        <w:pStyle w:val="EndNoteBibliography"/>
        <w:rPr>
          <w:noProof/>
        </w:rPr>
      </w:pPr>
      <w:r>
        <w:fldChar w:fldCharType="begin"/>
      </w:r>
      <w:r>
        <w:instrText xml:space="preserve"> ADDIN EN.REFLIST </w:instrText>
      </w:r>
      <w:r>
        <w:fldChar w:fldCharType="separate"/>
      </w:r>
      <w:r w:rsidR="004200C1" w:rsidRPr="004200C1">
        <w:rPr>
          <w:noProof/>
        </w:rPr>
        <w:t>1.</w:t>
      </w:r>
      <w:r w:rsidR="004200C1" w:rsidRPr="004200C1">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6DE91BCB" w14:textId="77777777" w:rsidR="004200C1" w:rsidRPr="004200C1" w:rsidRDefault="004200C1" w:rsidP="004200C1">
      <w:pPr>
        <w:pStyle w:val="EndNoteBibliography"/>
        <w:rPr>
          <w:noProof/>
        </w:rPr>
      </w:pPr>
      <w:r w:rsidRPr="004200C1">
        <w:rPr>
          <w:noProof/>
        </w:rPr>
        <w:t>2.</w:t>
      </w:r>
      <w:r w:rsidRPr="004200C1">
        <w:rPr>
          <w:noProof/>
        </w:rPr>
        <w:tab/>
        <w:t>R.M., A., B., A., R.M., M.: Infectious Diseases of Humans: Dynamics and Control. Oxford University Press, Oxford, UK (1992) 9780198540403</w:t>
      </w:r>
    </w:p>
    <w:p w14:paraId="480402FF" w14:textId="77777777" w:rsidR="004200C1" w:rsidRPr="004200C1" w:rsidRDefault="004200C1" w:rsidP="004200C1">
      <w:pPr>
        <w:pStyle w:val="EndNoteBibliography"/>
        <w:rPr>
          <w:noProof/>
        </w:rPr>
      </w:pPr>
      <w:r w:rsidRPr="004200C1">
        <w:rPr>
          <w:noProof/>
        </w:rPr>
        <w:t>3.</w:t>
      </w:r>
      <w:r w:rsidRPr="004200C1">
        <w:rPr>
          <w:noProof/>
        </w:rPr>
        <w:tab/>
        <w:t>Anderson, R., May, R.: Directly transmitted infections diseases: control by vaccination. Science 215, 1053-1060 (1982) 10.1126/science.7063839</w:t>
      </w:r>
    </w:p>
    <w:p w14:paraId="10F8ECFE" w14:textId="77777777" w:rsidR="004200C1" w:rsidRPr="004200C1" w:rsidRDefault="004200C1" w:rsidP="004200C1">
      <w:pPr>
        <w:pStyle w:val="EndNoteBibliography"/>
        <w:rPr>
          <w:noProof/>
        </w:rPr>
      </w:pPr>
      <w:r w:rsidRPr="004200C1">
        <w:rPr>
          <w:noProof/>
        </w:rPr>
        <w:t>4.</w:t>
      </w:r>
      <w:r w:rsidRPr="004200C1">
        <w:rPr>
          <w:noProof/>
        </w:rPr>
        <w:tab/>
        <w:t>Hethcote, H.W.: The Mathematics of Infectious Diseases. SIAM Rev. 42, 599–653 (2000) 10.1137/s0036144500371907</w:t>
      </w:r>
    </w:p>
    <w:p w14:paraId="16F5491B" w14:textId="5AF47DA5" w:rsidR="004200C1" w:rsidRPr="004200C1" w:rsidRDefault="004200C1" w:rsidP="004200C1">
      <w:pPr>
        <w:pStyle w:val="EndNoteBibliography"/>
        <w:rPr>
          <w:noProof/>
        </w:rPr>
      </w:pPr>
      <w:r w:rsidRPr="004200C1">
        <w:rPr>
          <w:noProof/>
        </w:rPr>
        <w:t>5.</w:t>
      </w:r>
      <w:r w:rsidRPr="004200C1">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34" w:history="1">
        <w:r w:rsidRPr="004200C1">
          <w:rPr>
            <w:rStyle w:val="Hyperlink"/>
            <w:noProof/>
          </w:rPr>
          <w:t>https://doi.org/10.1001/jama.2020.2648</w:t>
        </w:r>
      </w:hyperlink>
    </w:p>
    <w:p w14:paraId="4AB62BB3" w14:textId="190FC93E" w:rsidR="004200C1" w:rsidRPr="004200C1" w:rsidRDefault="004200C1" w:rsidP="004200C1">
      <w:pPr>
        <w:pStyle w:val="EndNoteBibliography"/>
        <w:rPr>
          <w:noProof/>
        </w:rPr>
      </w:pPr>
      <w:r w:rsidRPr="004200C1">
        <w:rPr>
          <w:noProof/>
        </w:rPr>
        <w:t>6.</w:t>
      </w:r>
      <w:r w:rsidRPr="004200C1">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5" w:history="1">
        <w:r w:rsidRPr="004200C1">
          <w:rPr>
            <w:rStyle w:val="Hyperlink"/>
            <w:noProof/>
          </w:rPr>
          <w:t>https://doi.org/10.1016/j.ijid.2020.02.058</w:t>
        </w:r>
      </w:hyperlink>
    </w:p>
    <w:p w14:paraId="01C15A39" w14:textId="02A4BB27" w:rsidR="004200C1" w:rsidRPr="004200C1" w:rsidRDefault="004200C1" w:rsidP="004200C1">
      <w:pPr>
        <w:pStyle w:val="EndNoteBibliography"/>
        <w:rPr>
          <w:noProof/>
        </w:rPr>
      </w:pPr>
      <w:r w:rsidRPr="004200C1">
        <w:rPr>
          <w:noProof/>
        </w:rPr>
        <w:t>7.</w:t>
      </w:r>
      <w:r w:rsidRPr="004200C1">
        <w:rPr>
          <w:noProof/>
        </w:rPr>
        <w:tab/>
        <w:t xml:space="preserve">Giordano, G., Blanchini, F., Bruno, R., Colaneri, P., Di Filippo, A., Di Matteo, A., Colaneri, M.: Modelling the COVID-19 epidemic and implementation of population-wide interventions in Italy. Nature Medicine (2020) </w:t>
      </w:r>
      <w:hyperlink r:id="rId36" w:history="1">
        <w:r w:rsidRPr="004200C1">
          <w:rPr>
            <w:rStyle w:val="Hyperlink"/>
            <w:noProof/>
          </w:rPr>
          <w:t>https://doi.org/10.1038/s41591-020-0883-7</w:t>
        </w:r>
      </w:hyperlink>
    </w:p>
    <w:p w14:paraId="241BECE6" w14:textId="77777777" w:rsidR="004200C1" w:rsidRPr="004200C1" w:rsidRDefault="004200C1" w:rsidP="004200C1">
      <w:pPr>
        <w:pStyle w:val="EndNoteBibliography"/>
        <w:rPr>
          <w:noProof/>
        </w:rPr>
      </w:pPr>
      <w:r w:rsidRPr="004200C1">
        <w:rPr>
          <w:noProof/>
        </w:rPr>
        <w:t>8.</w:t>
      </w:r>
      <w:r w:rsidRPr="004200C1">
        <w:rPr>
          <w:noProof/>
        </w:rPr>
        <w:tab/>
        <w:t>Gumel, A.B., Ruan, S., Day, T., Watmough, J., Brauer, F., van den Driessche, P., Gabrielson, D., Bowman, C., Alexander, M.E., Ardal, S., Wu, J., Sahai, B.M.: Modelling strategies for controlling SARS outbreaks. Proc Biol Sci 271, 2223-2232 (2004) 10.1098/rspb.2004.2800</w:t>
      </w:r>
    </w:p>
    <w:p w14:paraId="089AF9FC" w14:textId="77777777" w:rsidR="004200C1" w:rsidRPr="004200C1" w:rsidRDefault="004200C1" w:rsidP="004200C1">
      <w:pPr>
        <w:pStyle w:val="EndNoteBibliography"/>
        <w:rPr>
          <w:noProof/>
        </w:rPr>
      </w:pPr>
      <w:r w:rsidRPr="004200C1">
        <w:rPr>
          <w:noProof/>
        </w:rPr>
        <w:t>9.</w:t>
      </w:r>
      <w:r w:rsidRPr="004200C1">
        <w:rPr>
          <w:noProof/>
        </w:rPr>
        <w:tab/>
        <w:t xml:space="preserve">Klepac, P., Kucharski, A.J., Conlan, A.J., Kissler, S., Tang, M., Fry, H., Gog, J.R.: Contacts in context: large-scale setting-specific social mixing matrices from the BBC Pandemic project. medRxiv (2020) </w:t>
      </w:r>
    </w:p>
    <w:p w14:paraId="403A3190" w14:textId="77777777" w:rsidR="004200C1" w:rsidRPr="004200C1" w:rsidRDefault="004200C1" w:rsidP="004200C1">
      <w:pPr>
        <w:pStyle w:val="EndNoteBibliography"/>
        <w:rPr>
          <w:noProof/>
        </w:rPr>
      </w:pPr>
      <w:r w:rsidRPr="004200C1">
        <w:rPr>
          <w:noProof/>
        </w:rPr>
        <w:t>10.</w:t>
      </w:r>
      <w:r w:rsidRPr="004200C1">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414EDCE2" w14:textId="7D022CBD" w:rsidR="004200C1" w:rsidRPr="004200C1" w:rsidRDefault="004200C1" w:rsidP="004200C1">
      <w:pPr>
        <w:pStyle w:val="EndNoteBibliography"/>
        <w:rPr>
          <w:noProof/>
        </w:rPr>
      </w:pPr>
      <w:r w:rsidRPr="004200C1">
        <w:rPr>
          <w:noProof/>
        </w:rPr>
        <w:t>11.</w:t>
      </w:r>
      <w:r w:rsidRPr="004200C1">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7" w:history="1">
        <w:r w:rsidRPr="004200C1">
          <w:rPr>
            <w:rStyle w:val="Hyperlink"/>
            <w:noProof/>
          </w:rPr>
          <w:t>https://doi.org/10.1016/S2214-109X(20)30074-7</w:t>
        </w:r>
      </w:hyperlink>
    </w:p>
    <w:p w14:paraId="2A602CC9" w14:textId="77777777" w:rsidR="004200C1" w:rsidRPr="004200C1" w:rsidRDefault="004200C1" w:rsidP="004200C1">
      <w:pPr>
        <w:pStyle w:val="EndNoteBibliography"/>
        <w:rPr>
          <w:noProof/>
        </w:rPr>
      </w:pPr>
      <w:r w:rsidRPr="004200C1">
        <w:rPr>
          <w:noProof/>
        </w:rPr>
        <w:t>12.</w:t>
      </w:r>
      <w:r w:rsidRPr="004200C1">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7FDE88D7" w14:textId="77777777" w:rsidR="004200C1" w:rsidRPr="004200C1" w:rsidRDefault="004200C1" w:rsidP="004200C1">
      <w:pPr>
        <w:pStyle w:val="EndNoteBibliography"/>
        <w:rPr>
          <w:noProof/>
        </w:rPr>
      </w:pPr>
      <w:r w:rsidRPr="004200C1">
        <w:rPr>
          <w:noProof/>
        </w:rPr>
        <w:lastRenderedPageBreak/>
        <w:t>13.</w:t>
      </w:r>
      <w:r w:rsidRPr="004200C1">
        <w:rPr>
          <w:noProof/>
        </w:rPr>
        <w:tab/>
        <w:t>Angulo, J., Yu, H.-L., Langousis, A., Kolovos, A., Wang, J., Madrid, A.E., Christakos, G.: Spatiotemporal Infectious Disease Modeling: A BME-SIR Approach. PLOS ONE 8, e72168 (2013) 10.1371/journal.pone.0072168</w:t>
      </w:r>
    </w:p>
    <w:p w14:paraId="794A96DA" w14:textId="77777777" w:rsidR="004200C1" w:rsidRPr="004200C1" w:rsidRDefault="004200C1" w:rsidP="004200C1">
      <w:pPr>
        <w:pStyle w:val="EndNoteBibliography"/>
        <w:rPr>
          <w:noProof/>
        </w:rPr>
      </w:pPr>
      <w:r w:rsidRPr="004200C1">
        <w:rPr>
          <w:noProof/>
        </w:rPr>
        <w:t>14.</w:t>
      </w:r>
      <w:r w:rsidRPr="004200C1">
        <w:rPr>
          <w:noProof/>
        </w:rPr>
        <w:tab/>
        <w:t>Keeling, M.J.: The effects of local spatial structure on epidemiological invasions. Proc Biol Sci 266, 859-867 (1999) 10.1098/rspb.1999.0716</w:t>
      </w:r>
    </w:p>
    <w:p w14:paraId="78578051" w14:textId="77777777" w:rsidR="004200C1" w:rsidRPr="004200C1" w:rsidRDefault="004200C1" w:rsidP="004200C1">
      <w:pPr>
        <w:pStyle w:val="EndNoteBibliography"/>
        <w:rPr>
          <w:noProof/>
        </w:rPr>
      </w:pPr>
      <w:r w:rsidRPr="004200C1">
        <w:rPr>
          <w:noProof/>
        </w:rPr>
        <w:t>15.</w:t>
      </w:r>
      <w:r w:rsidRPr="004200C1">
        <w:rPr>
          <w:noProof/>
        </w:rPr>
        <w:tab/>
        <w:t>Danon, L., Brooks-Pollock, E., Bailey, M., Keeling, M.J.: A spatial model of CoVID-19 transmission in England and Wales: early spread and peak timing. medRxiv 2020.2002.2012.20022566 (2020) 10.1101/2020.02.12.20022566</w:t>
      </w:r>
    </w:p>
    <w:p w14:paraId="4D56D770" w14:textId="77777777" w:rsidR="004200C1" w:rsidRPr="004200C1" w:rsidRDefault="004200C1" w:rsidP="004200C1">
      <w:pPr>
        <w:pStyle w:val="EndNoteBibliography"/>
        <w:rPr>
          <w:noProof/>
        </w:rPr>
      </w:pPr>
      <w:r w:rsidRPr="004200C1">
        <w:rPr>
          <w:noProof/>
        </w:rPr>
        <w:t>16.</w:t>
      </w:r>
      <w:r w:rsidRPr="004200C1">
        <w:rPr>
          <w:noProof/>
        </w:rPr>
        <w:tab/>
        <w:t xml:space="preserve">Ziff, A.L., Ziff, R.M.: Fractal kinetics of COVID-19 pandemic. medRxiv (2020) </w:t>
      </w:r>
    </w:p>
    <w:p w14:paraId="1C9DD5E7" w14:textId="77777777" w:rsidR="004200C1" w:rsidRPr="004200C1" w:rsidRDefault="004200C1" w:rsidP="004200C1">
      <w:pPr>
        <w:pStyle w:val="EndNoteBibliography"/>
        <w:rPr>
          <w:noProof/>
        </w:rPr>
      </w:pPr>
      <w:r w:rsidRPr="004200C1">
        <w:rPr>
          <w:noProof/>
        </w:rPr>
        <w:t>17.</w:t>
      </w:r>
      <w:r w:rsidRPr="004200C1">
        <w:rPr>
          <w:noProof/>
        </w:rPr>
        <w:tab/>
        <w:t>Simoes, J.M.: Spatial Epidemic Modelling in Social Networks. AIP Conference Proceedings 776, 287-297 (2005) 10.1063/1.1985395</w:t>
      </w:r>
    </w:p>
    <w:p w14:paraId="4C224FD6" w14:textId="77777777" w:rsidR="004200C1" w:rsidRPr="004200C1" w:rsidRDefault="004200C1" w:rsidP="004200C1">
      <w:pPr>
        <w:pStyle w:val="EndNoteBibliography"/>
        <w:rPr>
          <w:noProof/>
        </w:rPr>
      </w:pPr>
      <w:r w:rsidRPr="004200C1">
        <w:rPr>
          <w:noProof/>
        </w:rPr>
        <w:t>18.</w:t>
      </w:r>
      <w:r w:rsidRPr="004200C1">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30E19414" w14:textId="77777777" w:rsidR="004200C1" w:rsidRPr="004200C1" w:rsidRDefault="004200C1" w:rsidP="004200C1">
      <w:pPr>
        <w:pStyle w:val="EndNoteBibliography"/>
        <w:rPr>
          <w:noProof/>
        </w:rPr>
      </w:pPr>
      <w:r w:rsidRPr="004200C1">
        <w:rPr>
          <w:noProof/>
        </w:rPr>
        <w:t>19.</w:t>
      </w:r>
      <w:r w:rsidRPr="004200C1">
        <w:rPr>
          <w:noProof/>
        </w:rPr>
        <w:tab/>
        <w:t>Hunter, E., Mac Namee, B., Kelleher, J.D.: A Taxonomy for Agent-Based Models in Human Infectious Disease Epidemiology. Journal of Artificial Societies and Social Simulation 20, 2 (2017) 10.18564/jasss.3414</w:t>
      </w:r>
    </w:p>
    <w:p w14:paraId="383276EF" w14:textId="77777777" w:rsidR="004200C1" w:rsidRPr="004200C1" w:rsidRDefault="004200C1" w:rsidP="004200C1">
      <w:pPr>
        <w:pStyle w:val="EndNoteBibliography"/>
        <w:rPr>
          <w:noProof/>
        </w:rPr>
      </w:pPr>
      <w:r w:rsidRPr="004200C1">
        <w:rPr>
          <w:noProof/>
        </w:rPr>
        <w:t>20.</w:t>
      </w:r>
      <w:r w:rsidRPr="004200C1">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2022EF8D" w14:textId="77777777" w:rsidR="004200C1" w:rsidRPr="004200C1" w:rsidRDefault="004200C1" w:rsidP="004200C1">
      <w:pPr>
        <w:pStyle w:val="EndNoteBibliography"/>
        <w:rPr>
          <w:noProof/>
        </w:rPr>
      </w:pPr>
      <w:r w:rsidRPr="004200C1">
        <w:rPr>
          <w:noProof/>
        </w:rPr>
        <w:t>21.</w:t>
      </w:r>
      <w:r w:rsidRPr="004200C1">
        <w:rPr>
          <w:noProof/>
        </w:rPr>
        <w:tab/>
        <w:t>Wang, C.J., Ng, C.Y., Brook, R.H.: Response to COVID-19 in Taiwan: Big Data Analytics, New Technology, and Proactive Testing. JAMA 323, 1341-1342 (2020) 10.1001/jama.2020.3151</w:t>
      </w:r>
    </w:p>
    <w:p w14:paraId="758805E2" w14:textId="55486A0C" w:rsidR="004200C1" w:rsidRPr="004200C1" w:rsidRDefault="004200C1" w:rsidP="004200C1">
      <w:pPr>
        <w:pStyle w:val="EndNoteBibliography"/>
        <w:rPr>
          <w:noProof/>
        </w:rPr>
      </w:pPr>
      <w:r w:rsidRPr="004200C1">
        <w:rPr>
          <w:noProof/>
        </w:rPr>
        <w:t>22.</w:t>
      </w:r>
      <w:r w:rsidRPr="004200C1">
        <w:rPr>
          <w:noProof/>
        </w:rPr>
        <w:tab/>
        <w:t xml:space="preserve">Zhou, C., Su, F., Pei, T., Zhang, A., Du, Y., Luo, B., Cao, Z., Wang, J., Yuan, W., Zhu, Y., Song, C., Chen, J., Xu, J., Li, F., Ma, T., Jiang, L., Yan, F., Yi, J., Hu, Y., Liao, Y., Xiao, H.: COVID-19: Challenges to GIS with Big Data. Geography and Sustainability 1, 77-87 (2020) </w:t>
      </w:r>
      <w:hyperlink r:id="rId38" w:history="1">
        <w:r w:rsidRPr="004200C1">
          <w:rPr>
            <w:rStyle w:val="Hyperlink"/>
            <w:noProof/>
          </w:rPr>
          <w:t>https://doi.org/10.1016/j.geosus.2020.03.005</w:t>
        </w:r>
      </w:hyperlink>
    </w:p>
    <w:p w14:paraId="2F9C08DE" w14:textId="16A8724B" w:rsidR="004200C1" w:rsidRPr="004200C1" w:rsidRDefault="004200C1" w:rsidP="004200C1">
      <w:pPr>
        <w:pStyle w:val="EndNoteBibliography"/>
        <w:rPr>
          <w:noProof/>
        </w:rPr>
      </w:pPr>
      <w:r w:rsidRPr="004200C1">
        <w:rPr>
          <w:noProof/>
        </w:rPr>
        <w:t>23.</w:t>
      </w:r>
      <w:r w:rsidRPr="004200C1">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9" w:history="1">
        <w:r w:rsidRPr="004200C1">
          <w:rPr>
            <w:rStyle w:val="Hyperlink"/>
            <w:noProof/>
          </w:rPr>
          <w:t>https://doi.org/10.1016/j.ssci.2020.104773</w:t>
        </w:r>
      </w:hyperlink>
    </w:p>
    <w:p w14:paraId="3D0501DE" w14:textId="0F3F1ED5" w:rsidR="004200C1" w:rsidRPr="004200C1" w:rsidRDefault="004200C1" w:rsidP="004200C1">
      <w:pPr>
        <w:pStyle w:val="EndNoteBibliography"/>
        <w:rPr>
          <w:noProof/>
        </w:rPr>
      </w:pPr>
      <w:r w:rsidRPr="004200C1">
        <w:rPr>
          <w:noProof/>
        </w:rPr>
        <w:t>24.</w:t>
      </w:r>
      <w:r w:rsidRPr="004200C1">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40" w:history="1">
        <w:r w:rsidRPr="004200C1">
          <w:rPr>
            <w:rStyle w:val="Hyperlink"/>
            <w:noProof/>
          </w:rPr>
          <w:t>https://doi.org/10.1101/2020.03.24.20042291</w:t>
        </w:r>
      </w:hyperlink>
    </w:p>
    <w:p w14:paraId="3B176945" w14:textId="77777777" w:rsidR="004200C1" w:rsidRPr="004200C1" w:rsidRDefault="004200C1" w:rsidP="004200C1">
      <w:pPr>
        <w:pStyle w:val="EndNoteBibliography"/>
        <w:rPr>
          <w:noProof/>
        </w:rPr>
      </w:pPr>
      <w:r w:rsidRPr="004200C1">
        <w:rPr>
          <w:noProof/>
        </w:rPr>
        <w:t>25.</w:t>
      </w:r>
      <w:r w:rsidRPr="004200C1">
        <w:rPr>
          <w:noProof/>
        </w:rPr>
        <w:tab/>
        <w:t>Yin, J., Redovich, J.: Kinetic Modeling of Virus Growth in Cells. Microbiology and Molecular Biology Reviews 82, e00066-00017 (2018) 10.1128/MMBR.00066-17</w:t>
      </w:r>
    </w:p>
    <w:p w14:paraId="67CAE0A7" w14:textId="77777777" w:rsidR="004200C1" w:rsidRPr="004200C1" w:rsidRDefault="004200C1" w:rsidP="004200C1">
      <w:pPr>
        <w:pStyle w:val="EndNoteBibliography"/>
        <w:rPr>
          <w:noProof/>
        </w:rPr>
      </w:pPr>
      <w:r w:rsidRPr="004200C1">
        <w:rPr>
          <w:noProof/>
        </w:rPr>
        <w:t>26.</w:t>
      </w:r>
      <w:r w:rsidRPr="004200C1">
        <w:rPr>
          <w:noProof/>
        </w:rPr>
        <w:tab/>
        <w:t>Biebricher, C.K., Eigen, M., Gardiner, W.C.: Kinetics of ribonucleic acid replication. Biochemistry 22, 2544-2559 (1983) 10.1021/bi00279a036</w:t>
      </w:r>
    </w:p>
    <w:p w14:paraId="411522C0" w14:textId="7113C5A9" w:rsidR="004200C1" w:rsidRPr="004200C1" w:rsidRDefault="004200C1" w:rsidP="004200C1">
      <w:pPr>
        <w:pStyle w:val="EndNoteBibliography"/>
        <w:rPr>
          <w:noProof/>
        </w:rPr>
      </w:pPr>
      <w:r w:rsidRPr="004200C1">
        <w:rPr>
          <w:noProof/>
        </w:rPr>
        <w:t>27.</w:t>
      </w:r>
      <w:r w:rsidRPr="004200C1">
        <w:rPr>
          <w:noProof/>
        </w:rPr>
        <w:tab/>
        <w:t xml:space="preserve">Richard Eiser, J., Bostrom, A., Burton, I., Johnston, D.M., McClure, J., Paton, D., van der Pligt, J., White, M.P.: Risk interpretation and action: A conceptual framework for responses to natural hazards. International Journal of Disaster Risk Reduction 1, 5-16 (2012) </w:t>
      </w:r>
      <w:hyperlink r:id="rId41" w:history="1">
        <w:r w:rsidRPr="004200C1">
          <w:rPr>
            <w:rStyle w:val="Hyperlink"/>
            <w:noProof/>
          </w:rPr>
          <w:t>https://doi.org/10.1016/j.ijdrr.2012.05.002</w:t>
        </w:r>
      </w:hyperlink>
    </w:p>
    <w:p w14:paraId="797B7548" w14:textId="3699B081" w:rsidR="00A41CB4" w:rsidRDefault="0011114A">
      <w:r>
        <w:fldChar w:fldCharType="end"/>
      </w:r>
    </w:p>
    <w:sectPr w:rsidR="00A41CB4" w:rsidSect="00205CEC">
      <w:headerReference w:type="default" r:id="rId42"/>
      <w:footerReference w:type="even" r:id="rId43"/>
      <w:footerReference w:type="default" r:id="rId44"/>
      <w:pgSz w:w="11900" w:h="16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Norman Packard" w:date="2020-08-20T00:32:00Z" w:initials="NP">
    <w:p w14:paraId="3939D003" w14:textId="77777777" w:rsidR="00406BA4" w:rsidRDefault="00406BA4">
      <w:pPr>
        <w:pStyle w:val="CommentText"/>
      </w:pPr>
      <w:r>
        <w:rPr>
          <w:rStyle w:val="CommentReference"/>
        </w:rPr>
        <w:annotationRef/>
      </w:r>
      <w:r>
        <w:t>Old discussion from Fig 1 caption that could maybe go here:</w:t>
      </w:r>
    </w:p>
    <w:p w14:paraId="329B06A8" w14:textId="77777777" w:rsidR="00406BA4" w:rsidRDefault="00406BA4">
      <w:pPr>
        <w:pStyle w:val="CommentText"/>
      </w:pPr>
    </w:p>
    <w:p w14:paraId="6555CFF3" w14:textId="005B1BB3" w:rsidR="00406BA4" w:rsidRDefault="00406BA4">
      <w:pPr>
        <w:pStyle w:val="CommentText"/>
      </w:pPr>
      <w:r>
        <w:rPr>
          <w:sz w:val="22"/>
          <w:szCs w:val="22"/>
        </w:rPr>
        <w:t xml:space="preserve">The USA and Brazil have not had a consistent or effective communication of information about the disease, but the response is still effectively piecewise linear as expected from the cautionary model, like the more dampening Russian response. </w:t>
      </w:r>
      <w:r>
        <w:rPr>
          <w:sz w:val="22"/>
          <w:szCs w:val="22"/>
        </w:rPr>
        <w:t>Note that second waves of infection, affecting Spain in A, and to a lesser extent France and Germany, which depart from linearity, are also predicted in the more differentiated SC3EI3R version of the cautionary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55CF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432C" w16cex:dateUtc="2020-08-20T0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55CFF3" w16cid:durableId="22E843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1B170" w14:textId="77777777" w:rsidR="001A458D" w:rsidRDefault="001A458D" w:rsidP="00205CEC">
      <w:r>
        <w:separator/>
      </w:r>
    </w:p>
  </w:endnote>
  <w:endnote w:type="continuationSeparator" w:id="0">
    <w:p w14:paraId="4F6BDFA8" w14:textId="77777777" w:rsidR="001A458D" w:rsidRDefault="001A458D" w:rsidP="00205CEC">
      <w:r>
        <w:continuationSeparator/>
      </w:r>
    </w:p>
  </w:endnote>
  <w:endnote w:type="continuationNotice" w:id="1">
    <w:p w14:paraId="0036FF28" w14:textId="77777777" w:rsidR="001A458D" w:rsidRDefault="001A45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EndPr>
      <w:rPr>
        <w:rStyle w:val="PageNumber"/>
      </w:rPr>
    </w:sdtEndPr>
    <w:sdtContent>
      <w:p w14:paraId="7D9D1CFC" w14:textId="06123BD5"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205CEC" w:rsidRDefault="00205CEC"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EndPr>
      <w:rPr>
        <w:rStyle w:val="PageNumber"/>
      </w:rPr>
    </w:sdtEndPr>
    <w:sdtContent>
      <w:p w14:paraId="6AA52034" w14:textId="335B524B" w:rsidR="00205CEC" w:rsidRDefault="00205CEC" w:rsidP="00702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205CEC" w:rsidRDefault="00205CEC"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F63BB" w14:textId="77777777" w:rsidR="001A458D" w:rsidRDefault="001A458D" w:rsidP="00205CEC">
      <w:r>
        <w:separator/>
      </w:r>
    </w:p>
  </w:footnote>
  <w:footnote w:type="continuationSeparator" w:id="0">
    <w:p w14:paraId="13C54C59" w14:textId="77777777" w:rsidR="001A458D" w:rsidRDefault="001A458D" w:rsidP="00205CEC">
      <w:r>
        <w:continuationSeparator/>
      </w:r>
    </w:p>
  </w:footnote>
  <w:footnote w:type="continuationNotice" w:id="1">
    <w:p w14:paraId="33243192" w14:textId="77777777" w:rsidR="001A458D" w:rsidRDefault="001A45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3D06C" w14:textId="77777777" w:rsidR="00F170E7" w:rsidRDefault="00F170E7">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orman Packard">
    <w15:presenceInfo w15:providerId="Windows Live" w15:userId="6114c9a5f38cc5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record-ids&gt;&lt;/item&gt;&lt;/Libraries&gt;"/>
  </w:docVars>
  <w:rsids>
    <w:rsidRoot w:val="0014064D"/>
    <w:rsid w:val="0000227E"/>
    <w:rsid w:val="00002DF1"/>
    <w:rsid w:val="00006C70"/>
    <w:rsid w:val="0004656E"/>
    <w:rsid w:val="0004675E"/>
    <w:rsid w:val="000702F7"/>
    <w:rsid w:val="000708E9"/>
    <w:rsid w:val="00077136"/>
    <w:rsid w:val="00081ED4"/>
    <w:rsid w:val="000A24CA"/>
    <w:rsid w:val="000A5341"/>
    <w:rsid w:val="000A5FD6"/>
    <w:rsid w:val="00101D01"/>
    <w:rsid w:val="0010500C"/>
    <w:rsid w:val="0011114A"/>
    <w:rsid w:val="00130C34"/>
    <w:rsid w:val="0014064D"/>
    <w:rsid w:val="00141EC7"/>
    <w:rsid w:val="001508F4"/>
    <w:rsid w:val="001932BB"/>
    <w:rsid w:val="001A458D"/>
    <w:rsid w:val="001C76B6"/>
    <w:rsid w:val="001D3AEF"/>
    <w:rsid w:val="001D5F94"/>
    <w:rsid w:val="001E3962"/>
    <w:rsid w:val="00200EA8"/>
    <w:rsid w:val="00201C51"/>
    <w:rsid w:val="00205CEC"/>
    <w:rsid w:val="00211CDF"/>
    <w:rsid w:val="0024322C"/>
    <w:rsid w:val="00250AAA"/>
    <w:rsid w:val="002633A9"/>
    <w:rsid w:val="00275BBB"/>
    <w:rsid w:val="002B1595"/>
    <w:rsid w:val="002E6E35"/>
    <w:rsid w:val="00313967"/>
    <w:rsid w:val="003475CB"/>
    <w:rsid w:val="00386D10"/>
    <w:rsid w:val="003B726D"/>
    <w:rsid w:val="003E6B6A"/>
    <w:rsid w:val="003E6BA5"/>
    <w:rsid w:val="00406BA4"/>
    <w:rsid w:val="004200C1"/>
    <w:rsid w:val="004707EC"/>
    <w:rsid w:val="004C58E1"/>
    <w:rsid w:val="00580A50"/>
    <w:rsid w:val="00585534"/>
    <w:rsid w:val="00591EE7"/>
    <w:rsid w:val="005E07EF"/>
    <w:rsid w:val="005F0145"/>
    <w:rsid w:val="00615B64"/>
    <w:rsid w:val="006465EE"/>
    <w:rsid w:val="00671EB8"/>
    <w:rsid w:val="006978B2"/>
    <w:rsid w:val="006E17CC"/>
    <w:rsid w:val="00707395"/>
    <w:rsid w:val="007238FC"/>
    <w:rsid w:val="00760B56"/>
    <w:rsid w:val="00783CA3"/>
    <w:rsid w:val="007B048D"/>
    <w:rsid w:val="007B63DA"/>
    <w:rsid w:val="007D1E71"/>
    <w:rsid w:val="00831BED"/>
    <w:rsid w:val="00836B82"/>
    <w:rsid w:val="00837C60"/>
    <w:rsid w:val="00895D36"/>
    <w:rsid w:val="008A3669"/>
    <w:rsid w:val="008A56AF"/>
    <w:rsid w:val="008B2094"/>
    <w:rsid w:val="008B7610"/>
    <w:rsid w:val="008C1006"/>
    <w:rsid w:val="008C58D6"/>
    <w:rsid w:val="008E1C44"/>
    <w:rsid w:val="008E2428"/>
    <w:rsid w:val="00904403"/>
    <w:rsid w:val="00905C25"/>
    <w:rsid w:val="00925DE6"/>
    <w:rsid w:val="00971C1E"/>
    <w:rsid w:val="00982B35"/>
    <w:rsid w:val="009B7339"/>
    <w:rsid w:val="009C03BC"/>
    <w:rsid w:val="009C6B94"/>
    <w:rsid w:val="009C70C1"/>
    <w:rsid w:val="009E453D"/>
    <w:rsid w:val="009F4214"/>
    <w:rsid w:val="00A41CB4"/>
    <w:rsid w:val="00A905F2"/>
    <w:rsid w:val="00AA6EE7"/>
    <w:rsid w:val="00AC7395"/>
    <w:rsid w:val="00AD39E5"/>
    <w:rsid w:val="00AE0090"/>
    <w:rsid w:val="00AE2502"/>
    <w:rsid w:val="00AE4C8A"/>
    <w:rsid w:val="00B05583"/>
    <w:rsid w:val="00B15680"/>
    <w:rsid w:val="00B16E3E"/>
    <w:rsid w:val="00B2575D"/>
    <w:rsid w:val="00B81293"/>
    <w:rsid w:val="00B9464A"/>
    <w:rsid w:val="00BA3A52"/>
    <w:rsid w:val="00C12F27"/>
    <w:rsid w:val="00C27C51"/>
    <w:rsid w:val="00C35442"/>
    <w:rsid w:val="00C35EF1"/>
    <w:rsid w:val="00C86CE6"/>
    <w:rsid w:val="00CA3B20"/>
    <w:rsid w:val="00CA6E4C"/>
    <w:rsid w:val="00CB4CC3"/>
    <w:rsid w:val="00CC1644"/>
    <w:rsid w:val="00CD16AA"/>
    <w:rsid w:val="00CE45E7"/>
    <w:rsid w:val="00CE6D85"/>
    <w:rsid w:val="00CF1226"/>
    <w:rsid w:val="00CF546D"/>
    <w:rsid w:val="00D30CA0"/>
    <w:rsid w:val="00D509E0"/>
    <w:rsid w:val="00D5526F"/>
    <w:rsid w:val="00D57DEA"/>
    <w:rsid w:val="00D767D6"/>
    <w:rsid w:val="00D815EE"/>
    <w:rsid w:val="00DE00A8"/>
    <w:rsid w:val="00E029E4"/>
    <w:rsid w:val="00E243CA"/>
    <w:rsid w:val="00E501A1"/>
    <w:rsid w:val="00E617A3"/>
    <w:rsid w:val="00E626CB"/>
    <w:rsid w:val="00E744EA"/>
    <w:rsid w:val="00E76A30"/>
    <w:rsid w:val="00EC0319"/>
    <w:rsid w:val="00EE6A1A"/>
    <w:rsid w:val="00F170E7"/>
    <w:rsid w:val="00F2641B"/>
    <w:rsid w:val="00F51803"/>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 w:type="paragraph" w:styleId="Header">
    <w:name w:val="header"/>
    <w:basedOn w:val="Normal"/>
    <w:link w:val="HeaderChar"/>
    <w:uiPriority w:val="99"/>
    <w:unhideWhenUsed/>
    <w:rsid w:val="00F170E7"/>
    <w:pPr>
      <w:tabs>
        <w:tab w:val="center" w:pos="4680"/>
        <w:tab w:val="right" w:pos="9360"/>
      </w:tabs>
    </w:pPr>
  </w:style>
  <w:style w:type="character" w:customStyle="1" w:styleId="HeaderChar">
    <w:name w:val="Header Char"/>
    <w:basedOn w:val="DefaultParagraphFont"/>
    <w:link w:val="Header"/>
    <w:uiPriority w:val="99"/>
    <w:rsid w:val="00F170E7"/>
    <w:rPr>
      <w:lang w:val="en-AU"/>
    </w:rPr>
  </w:style>
  <w:style w:type="character" w:styleId="CommentReference">
    <w:name w:val="annotation reference"/>
    <w:basedOn w:val="DefaultParagraphFont"/>
    <w:uiPriority w:val="99"/>
    <w:semiHidden/>
    <w:unhideWhenUsed/>
    <w:rsid w:val="00783CA3"/>
    <w:rPr>
      <w:sz w:val="16"/>
      <w:szCs w:val="16"/>
    </w:rPr>
  </w:style>
  <w:style w:type="paragraph" w:styleId="CommentText">
    <w:name w:val="annotation text"/>
    <w:basedOn w:val="Normal"/>
    <w:link w:val="CommentTextChar"/>
    <w:uiPriority w:val="99"/>
    <w:semiHidden/>
    <w:unhideWhenUsed/>
    <w:rsid w:val="00783CA3"/>
    <w:rPr>
      <w:sz w:val="20"/>
      <w:szCs w:val="20"/>
    </w:rPr>
  </w:style>
  <w:style w:type="character" w:customStyle="1" w:styleId="CommentTextChar">
    <w:name w:val="Comment Text Char"/>
    <w:basedOn w:val="DefaultParagraphFont"/>
    <w:link w:val="CommentText"/>
    <w:uiPriority w:val="99"/>
    <w:semiHidden/>
    <w:rsid w:val="00783CA3"/>
    <w:rPr>
      <w:sz w:val="20"/>
      <w:szCs w:val="20"/>
      <w:lang w:val="en-AU"/>
    </w:rPr>
  </w:style>
  <w:style w:type="paragraph" w:styleId="CommentSubject">
    <w:name w:val="annotation subject"/>
    <w:basedOn w:val="CommentText"/>
    <w:next w:val="CommentText"/>
    <w:link w:val="CommentSubjectChar"/>
    <w:uiPriority w:val="99"/>
    <w:semiHidden/>
    <w:unhideWhenUsed/>
    <w:rsid w:val="00783CA3"/>
    <w:rPr>
      <w:b/>
      <w:bCs/>
    </w:rPr>
  </w:style>
  <w:style w:type="character" w:customStyle="1" w:styleId="CommentSubjectChar">
    <w:name w:val="Comment Subject Char"/>
    <w:basedOn w:val="CommentTextChar"/>
    <w:link w:val="CommentSubject"/>
    <w:uiPriority w:val="99"/>
    <w:semiHidden/>
    <w:rsid w:val="00783CA3"/>
    <w:rPr>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 w:id="921790439">
      <w:bodyDiv w:val="1"/>
      <w:marLeft w:val="0"/>
      <w:marRight w:val="0"/>
      <w:marTop w:val="0"/>
      <w:marBottom w:val="0"/>
      <w:divBdr>
        <w:top w:val="none" w:sz="0" w:space="0" w:color="auto"/>
        <w:left w:val="none" w:sz="0" w:space="0" w:color="auto"/>
        <w:bottom w:val="none" w:sz="0" w:space="0" w:color="auto"/>
        <w:right w:val="none" w:sz="0" w:space="0" w:color="auto"/>
      </w:divBdr>
    </w:div>
    <w:div w:id="1348949488">
      <w:bodyDiv w:val="1"/>
      <w:marLeft w:val="0"/>
      <w:marRight w:val="0"/>
      <w:marTop w:val="0"/>
      <w:marBottom w:val="0"/>
      <w:divBdr>
        <w:top w:val="none" w:sz="0" w:space="0" w:color="auto"/>
        <w:left w:val="none" w:sz="0" w:space="0" w:color="auto"/>
        <w:bottom w:val="none" w:sz="0" w:space="0" w:color="auto"/>
        <w:right w:val="none" w:sz="0" w:space="0" w:color="auto"/>
      </w:divBdr>
    </w:div>
    <w:div w:id="17234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ssci.2020.104773" TargetMode="External"/><Relationship Id="rId21" Type="http://schemas.openxmlformats.org/officeDocument/2006/relationships/image" Target="media/image11.png"/><Relationship Id="rId34" Type="http://schemas.openxmlformats.org/officeDocument/2006/relationships/hyperlink" Target="https://doi.org/10.1001/jama.2020.2648"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16/S2214-109X(20)30074-7" TargetMode="External"/><Relationship Id="rId40" Type="http://schemas.openxmlformats.org/officeDocument/2006/relationships/hyperlink" Target="https://doi.org/10.1101/2020.03.24.20042291"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38/s41591-020-0883-7" TargetMode="Externa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16/j.ijid.2020.02.058" TargetMode="External"/><Relationship Id="rId43"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16/j.geosus.2020.03.005" TargetMode="External"/><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hyperlink" Target="https://doi.org/10.1016/j.ijdrr.2012.05.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14</Pages>
  <Words>6017</Words>
  <Characters>34299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40236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Norman Packard</cp:lastModifiedBy>
  <cp:revision>7</cp:revision>
  <dcterms:created xsi:type="dcterms:W3CDTF">2020-08-13T05:57:00Z</dcterms:created>
  <dcterms:modified xsi:type="dcterms:W3CDTF">2020-08-24T05:17:00Z</dcterms:modified>
</cp:coreProperties>
</file>