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3435DC60" w:rsidR="00D767D6" w:rsidRPr="00D767D6" w:rsidRDefault="008D4DAF">
      <w:pPr>
        <w:rPr>
          <w:b/>
          <w:bCs/>
        </w:rPr>
      </w:pPr>
      <w:r>
        <w:rPr>
          <w:b/>
          <w:bCs/>
        </w:rPr>
        <w:t xml:space="preserve">Pandemics in the digital age: </w:t>
      </w:r>
      <w:r w:rsidR="00D767D6" w:rsidRPr="00D767D6">
        <w:rPr>
          <w:b/>
          <w:bCs/>
        </w:rPr>
        <w:t xml:space="preserve">Caution coupling </w:t>
      </w:r>
      <w:r w:rsidR="00836B82">
        <w:rPr>
          <w:b/>
          <w:bCs/>
        </w:rPr>
        <w:t>explains</w:t>
      </w:r>
      <w:r w:rsidR="00D767D6" w:rsidRPr="00D767D6">
        <w:rPr>
          <w:b/>
          <w:bCs/>
        </w:rPr>
        <w:t xml:space="preserve"> Covid-19 curves</w:t>
      </w:r>
      <w:r>
        <w:rPr>
          <w:b/>
          <w:bCs/>
        </w:rPr>
        <w:t xml:space="preserve"> simply</w:t>
      </w:r>
    </w:p>
    <w:p w14:paraId="295BF3D3" w14:textId="77777777" w:rsidR="00E777CF" w:rsidRDefault="00E777CF"/>
    <w:p w14:paraId="2E4B0553" w14:textId="7011D1C3" w:rsidR="00D767D6" w:rsidRDefault="00D767D6">
      <w:r>
        <w:t>John S. McCaskill</w:t>
      </w:r>
      <w:r w:rsidR="00E777CF" w:rsidRPr="00E777CF">
        <w:rPr>
          <w:vertAlign w:val="superscript"/>
        </w:rPr>
        <w:t>1,2</w:t>
      </w:r>
      <w:r w:rsidR="008C1006" w:rsidRPr="00E777CF">
        <w:rPr>
          <w:vertAlign w:val="superscript"/>
        </w:rPr>
        <w:t xml:space="preserve"> </w:t>
      </w:r>
      <w:r w:rsidR="008C1006">
        <w:t>and Norman H. Packard</w:t>
      </w:r>
      <w:r w:rsidR="00E777CF" w:rsidRPr="00E777CF">
        <w:rPr>
          <w:vertAlign w:val="superscript"/>
        </w:rPr>
        <w:t>1,2</w:t>
      </w:r>
    </w:p>
    <w:p w14:paraId="385D683D" w14:textId="77777777" w:rsidR="00E777CF" w:rsidRDefault="00E777CF"/>
    <w:p w14:paraId="4A3C4AAC" w14:textId="00532F1B" w:rsidR="00D767D6" w:rsidRDefault="00E777CF">
      <w:r w:rsidRPr="00E777CF">
        <w:rPr>
          <w:vertAlign w:val="superscript"/>
        </w:rPr>
        <w:t>1.</w:t>
      </w:r>
      <w:r>
        <w:t xml:space="preserve"> </w:t>
      </w:r>
      <w:r w:rsidR="00D767D6">
        <w:t>European Centre for Living Technology</w:t>
      </w:r>
      <w:r w:rsidR="00F95C6B">
        <w:t>, Venice, Italy</w:t>
      </w:r>
    </w:p>
    <w:p w14:paraId="0C8326F4" w14:textId="2B54C8E0" w:rsidR="002B1595" w:rsidRDefault="00E777CF">
      <w:r w:rsidRPr="00E777CF">
        <w:rPr>
          <w:vertAlign w:val="superscript"/>
        </w:rPr>
        <w:t>2.</w:t>
      </w:r>
      <w:r>
        <w:t xml:space="preserve"> </w:t>
      </w:r>
      <w:r w:rsidR="002B1595">
        <w:t>Chemelion Inc.</w:t>
      </w:r>
      <w:r w:rsidR="00F95C6B">
        <w:t>, San Francisco, USA</w:t>
      </w:r>
    </w:p>
    <w:p w14:paraId="309A5640" w14:textId="77777777" w:rsidR="00D767D6" w:rsidRDefault="00D767D6"/>
    <w:p w14:paraId="77EFAAFC" w14:textId="28B19385"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ins w:id="0" w:author="Norman Packard" w:date="2020-08-24T22:57:00Z">
        <w:r w:rsidR="007C0877">
          <w:t xml:space="preserve"> </w:t>
        </w:r>
      </w:ins>
      <w:r w:rsidR="007C0877">
        <w:fldChar w:fldCharType="begin"/>
      </w:r>
      <w:r w:rsidR="007C0877">
        <w:instrText xml:space="preserve"> ADDIN EN.CITE &lt;EndNote&gt;&lt;Cite&gt;&lt;Author&gt;Okell&lt;/Author&gt;&lt;Year&gt;2020&lt;/Year&gt;&lt;RecNum&gt;26&lt;/RecNum&gt;&lt;DisplayText&gt;[23]&lt;/DisplayText&gt;&lt;record&gt;&lt;rec-number&gt;26&lt;/rec-number&gt;&lt;foreign-keys&gt;&lt;key app="EN" db-id="pdvdwdpxbt9rxiedr06pz929t2ed5fatxsar" timestamp="1598334780"&gt;26&lt;/key&gt;&lt;/foreign-keys&gt;&lt;ref-type name="Journal Article"&gt;17&lt;/ref-type&gt;&lt;contributors&gt;&lt;authors&gt;&lt;author&gt;Okell, Lucy C&lt;/author&gt;&lt;author&gt;Verity, Robert&lt;/author&gt;&lt;author&gt;Watson, Oliver J&lt;/author&gt;&lt;author&gt;Mishra, Swapnil&lt;/author&gt;&lt;author&gt;Walker, Patrick&lt;/author&gt;&lt;author&gt;Whittaker, Charlie&lt;/author&gt;&lt;author&gt;Katzourakis, Aris&lt;/author&gt;&lt;author&gt;Donnelly, Christl A&lt;/author&gt;&lt;author&gt;Riley, Steven&lt;/author&gt;&lt;author&gt;Ghani, Azra C&lt;/author&gt;&lt;/authors&gt;&lt;/contributors&gt;&lt;titles&gt;&lt;title&gt;Have deaths from COVID-19 in Europe plateaued due to herd immunity?&lt;/title&gt;&lt;secondary-title&gt;Lancet (London, England)&lt;/secondary-title&gt;&lt;/titles&gt;&lt;periodical&gt;&lt;full-title&gt;Lancet (London, England)&lt;/full-title&gt;&lt;/periodical&gt;&lt;dates&gt;&lt;year&gt;2020&lt;/year&gt;&lt;/dates&gt;&lt;urls&gt;&lt;/urls&gt;&lt;/record&gt;&lt;/Cite&gt;&lt;/EndNote&gt;</w:instrText>
      </w:r>
      <w:r w:rsidR="007C0877">
        <w:fldChar w:fldCharType="separate"/>
      </w:r>
      <w:r w:rsidR="007C0877">
        <w:rPr>
          <w:noProof/>
        </w:rPr>
        <w:t>[23]</w:t>
      </w:r>
      <w:r w:rsidR="007C0877">
        <w:fldChar w:fldCharType="end"/>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7C0877">
        <w:instrText xml:space="preserve"> ADDIN EN.CITE &lt;EndNote&gt;&lt;Cite&gt;&lt;Author&gt;Bruinen de Bruin&lt;/Author&gt;&lt;Year&gt;2020&lt;/Year&gt;&lt;RecNum&gt;18&lt;/RecNum&gt;&lt;DisplayText&gt;[24]&lt;/DisplayText&gt;&lt;record&gt;&lt;rec-number&gt;18&lt;/rec-number&gt;&lt;foreign-keys&gt;&lt;key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7C0877">
        <w:rPr>
          <w:noProof/>
        </w:rPr>
        <w:t>[24]</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679CE7EA" w:rsidR="00313967" w:rsidRDefault="009C03BC" w:rsidP="009C03BC">
      <w:pPr>
        <w:jc w:val="both"/>
      </w:pPr>
      <w:r>
        <w:t xml:space="preserve">In March 2020, a study in Oxford </w:t>
      </w:r>
      <w:r w:rsidR="00FC0501">
        <w:fldChar w:fldCharType="begin"/>
      </w:r>
      <w:r w:rsidR="007C0877">
        <w:instrText xml:space="preserve"> ADDIN EN.CITE &lt;EndNote&gt;&lt;Cite&gt;&lt;Author&gt;Lourenco&lt;/Author&gt;&lt;Year&gt;2020&lt;/Year&gt;&lt;RecNum&gt;2&lt;/RecNum&gt;&lt;DisplayText&gt;[25]&lt;/DisplayText&gt;&lt;record&gt;&lt;rec-number&gt;2&lt;/rec-number&gt;&lt;foreign-keys&gt;&lt;key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7C0877">
        <w:rPr>
          <w:noProof/>
        </w:rPr>
        <w:t>[25]</w:t>
      </w:r>
      <w:r w:rsidR="00FC0501">
        <w:fldChar w:fldCharType="end"/>
      </w:r>
      <w:r w:rsidR="00FC0501">
        <w:t xml:space="preserve"> </w:t>
      </w:r>
      <w:r>
        <w:t xml:space="preserve">suggested, using an SIR model, that a much larger portion of society may be infected than normally inferred from the testing data, which was </w:t>
      </w:r>
      <w:r w:rsidR="008D4DAF">
        <w:t xml:space="preserve">parsimoniously </w:t>
      </w:r>
      <w:r>
        <w:t>biased to symptom carriers</w:t>
      </w:r>
      <w:r w:rsidR="00FC0501">
        <w:t>.</w:t>
      </w:r>
      <w:r>
        <w:t xml:space="preserve"> This was in-line with standard epidemiological modelling that relates the epidemic proliferation peak and </w:t>
      </w:r>
      <w:r w:rsidR="008D4DAF">
        <w:t xml:space="preserve">its </w:t>
      </w:r>
      <w:r>
        <w:t xml:space="preserve">subsequent decline to the advent of a significant fraction of the population becoming immune to the disease. </w:t>
      </w:r>
      <w:r w:rsidR="008D656A">
        <w:t xml:space="preserve">However, subsequent testing data has shown that the </w:t>
      </w:r>
      <w:r w:rsidR="003F5B17">
        <w:t xml:space="preserve">fraction of individuals infected, while significantly higher than that measured in the first wave of infection, is in all countries much lower than the </w:t>
      </w:r>
      <w:r w:rsidR="008D656A">
        <w:t xml:space="preserve">level of infection required for </w:t>
      </w:r>
      <w:r w:rsidR="003F5B17">
        <w:t>herd immunity</w:t>
      </w:r>
      <w:ins w:id="1" w:author="Norman Packard" w:date="2020-08-24T22:55:00Z">
        <w:r w:rsidR="007C0877">
          <w:t>, leading to hypothes</w:t>
        </w:r>
      </w:ins>
      <w:ins w:id="2" w:author="Norman Packard" w:date="2020-08-24T22:56:00Z">
        <w:r w:rsidR="007C0877">
          <w:t xml:space="preserve">es that </w:t>
        </w:r>
      </w:ins>
      <w:ins w:id="3" w:author="Norman Packard" w:date="2020-08-24T23:05:00Z">
        <w:r w:rsidR="002E169A">
          <w:t xml:space="preserve">strong </w:t>
        </w:r>
      </w:ins>
      <w:ins w:id="4" w:author="Norman Packard" w:date="2020-08-24T22:56:00Z">
        <w:r w:rsidR="007C0877">
          <w:t>effects of caution</w:t>
        </w:r>
      </w:ins>
      <w:ins w:id="5" w:author="Norman Packard" w:date="2020-08-24T23:05:00Z">
        <w:r w:rsidR="002E169A">
          <w:t xml:space="preserve"> </w:t>
        </w:r>
        <w:r w:rsidR="002E169A">
          <w:t>may be present</w:t>
        </w:r>
      </w:ins>
      <w:ins w:id="6" w:author="Norman Packard" w:date="2020-08-24T22:56:00Z">
        <w:r w:rsidR="007C0877">
          <w:t xml:space="preserve">, e.g. through individual </w:t>
        </w:r>
        <w:proofErr w:type="spellStart"/>
        <w:r w:rsidR="007C0877">
          <w:t>behavior</w:t>
        </w:r>
        <w:proofErr w:type="spellEnd"/>
        <w:r w:rsidR="007C0877">
          <w:t xml:space="preserve"> as well as government policy </w:t>
        </w:r>
      </w:ins>
      <w:r w:rsidR="007C0877">
        <w:fldChar w:fldCharType="begin"/>
      </w:r>
      <w:r w:rsidR="007C0877">
        <w:instrText xml:space="preserve"> ADDIN EN.CITE &lt;EndNote&gt;&lt;Cite&gt;&lt;Author&gt;Okell&lt;/Author&gt;&lt;Year&gt;2020&lt;/Year&gt;&lt;RecNum&gt;26&lt;/RecNum&gt;&lt;DisplayText&gt;[23]&lt;/DisplayText&gt;&lt;record&gt;&lt;rec-number&gt;26&lt;/rec-number&gt;&lt;foreign-keys&gt;&lt;key app="EN" db-id="pdvdwdpxbt9rxiedr06pz929t2ed5fatxsar" timestamp="1598334780"&gt;26&lt;/key&gt;&lt;/foreign-keys&gt;&lt;ref-type name="Journal Article"&gt;17&lt;/ref-type&gt;&lt;contributors&gt;&lt;authors&gt;&lt;author&gt;Okell, Lucy C&lt;/author&gt;&lt;author&gt;Verity, Robert&lt;/author&gt;&lt;author&gt;Watson, Oliver J&lt;/author&gt;&lt;author&gt;Mishra, Swapnil&lt;/author&gt;&lt;author&gt;Walker, Patrick&lt;/author&gt;&lt;author&gt;Whittaker, Charlie&lt;/author&gt;&lt;author&gt;Katzourakis, Aris&lt;/author&gt;&lt;author&gt;Donnelly, Christl A&lt;/author&gt;&lt;author&gt;Riley, Steven&lt;/author&gt;&lt;author&gt;Ghani, Azra C&lt;/author&gt;&lt;/authors&gt;&lt;/contributors&gt;&lt;titles&gt;&lt;title&gt;Have deaths from COVID-19 in Europe plateaued due to herd immunity?&lt;/title&gt;&lt;secondary-title&gt;Lancet (London, England)&lt;/secondary-title&gt;&lt;/titles&gt;&lt;periodical&gt;&lt;full-title&gt;Lancet (London, England)&lt;/full-title&gt;&lt;/periodical&gt;&lt;dates&gt;&lt;year&gt;2020&lt;/year&gt;&lt;/dates&gt;&lt;urls&gt;&lt;/urls&gt;&lt;/record&gt;&lt;/Cite&gt;&lt;/EndNote&gt;</w:instrText>
      </w:r>
      <w:r w:rsidR="007C0877">
        <w:fldChar w:fldCharType="separate"/>
      </w:r>
      <w:r w:rsidR="007C0877">
        <w:rPr>
          <w:noProof/>
        </w:rPr>
        <w:t>[23]</w:t>
      </w:r>
      <w:r w:rsidR="007C0877">
        <w:fldChar w:fldCharType="end"/>
      </w:r>
      <w:del w:id="7" w:author="Norman Packard" w:date="2020-08-24T22:55:00Z">
        <w:r w:rsidR="003976D4" w:rsidDel="007C0877">
          <w:delText xml:space="preserve"> </w:delText>
        </w:r>
        <w:r w:rsidR="003976D4" w:rsidRPr="003976D4" w:rsidDel="007C0877">
          <w:rPr>
            <w:highlight w:val="yellow"/>
          </w:rPr>
          <w:delText>[??]</w:delText>
        </w:r>
      </w:del>
      <w:r w:rsidR="003F5B17">
        <w:t xml:space="preserve">. The </w:t>
      </w:r>
      <w:r w:rsidR="008D4DAF">
        <w:t xml:space="preserve">proposed </w:t>
      </w:r>
      <w:r w:rsidR="003F5B17">
        <w:t xml:space="preserve">caution models </w:t>
      </w:r>
      <w:del w:id="8" w:author="Norman Packard" w:date="2020-08-24T22:57:00Z">
        <w:r w:rsidR="008D4DAF" w:rsidDel="007C0877">
          <w:delText>will</w:delText>
        </w:r>
        <w:r w:rsidR="003F5B17" w:rsidDel="007C0877">
          <w:delText xml:space="preserve"> </w:delText>
        </w:r>
      </w:del>
      <w:ins w:id="9" w:author="Norman Packard" w:date="2020-08-24T22:57:00Z">
        <w:r w:rsidR="007C0877">
          <w:t>can</w:t>
        </w:r>
        <w:r w:rsidR="007C0877">
          <w:t xml:space="preserve"> </w:t>
        </w:r>
      </w:ins>
      <w:r w:rsidR="003F5B17">
        <w:t>also account for the existence of the</w:t>
      </w:r>
      <w:r w:rsidR="008D4DAF">
        <w:t>se</w:t>
      </w:r>
      <w:r w:rsidR="003F5B17">
        <w:t xml:space="preserve"> low</w:t>
      </w:r>
      <w:r w:rsidR="008D4DAF">
        <w:t>er</w:t>
      </w:r>
      <w:r w:rsidR="003F5B17">
        <w:t xml:space="preserve"> first peaks </w:t>
      </w:r>
      <w:r w:rsidR="008D4DAF">
        <w:t>in</w:t>
      </w:r>
      <w:r w:rsidR="003F5B17">
        <w:t xml:space="preserve"> daily infection rates quantitatively.</w:t>
      </w:r>
    </w:p>
    <w:p w14:paraId="13F97541" w14:textId="19D2212C" w:rsidR="00313967" w:rsidRDefault="00313967" w:rsidP="009C03BC">
      <w:pPr>
        <w:jc w:val="both"/>
      </w:pPr>
    </w:p>
    <w:p w14:paraId="696F6B92" w14:textId="07ECF9BA" w:rsidR="00E15AF0" w:rsidRDefault="00783CA3" w:rsidP="009C03BC">
      <w:pPr>
        <w:jc w:val="both"/>
      </w:pPr>
      <w:r>
        <w:t xml:space="preserve">The data for different countries, shown in Figure 1, display </w:t>
      </w:r>
      <w:r w:rsidR="003F5B17">
        <w:t xml:space="preserve">dynamics </w:t>
      </w:r>
      <w:r>
        <w:t xml:space="preserve">strikingly different </w:t>
      </w:r>
      <w:r w:rsidR="003F5B17">
        <w:t xml:space="preserve">from standard </w:t>
      </w:r>
      <w:r>
        <w:t xml:space="preserve">epidemiological </w:t>
      </w:r>
      <w:r w:rsidR="0057313C">
        <w:t>models</w:t>
      </w:r>
      <w:r>
        <w:t xml:space="preserve">.  The cumulative case count curves shown in Figs 1A and 1C have long linear regions (shown with a simple three-segment piecewise linear fit superimposed on the data), which correspond to broadened peaks </w:t>
      </w:r>
      <w:ins w:id="10" w:author="Norman Packard" w:date="2020-08-24T22:58:00Z">
        <w:r w:rsidR="007C0877">
          <w:t>and extended flat regions in the tails of</w:t>
        </w:r>
      </w:ins>
      <w:del w:id="11" w:author="Norman Packard" w:date="2020-08-24T22:58:00Z">
        <w:r w:rsidDel="007C0877">
          <w:delText>in</w:delText>
        </w:r>
      </w:del>
      <w:r>
        <w:t xml:space="preserve"> the daily data shown in Figs 1B and 1C, </w:t>
      </w:r>
      <w:ins w:id="12" w:author="Norman Packard" w:date="2020-08-24T22:59:00Z">
        <w:r w:rsidR="007C0877">
          <w:t xml:space="preserve">both </w:t>
        </w:r>
      </w:ins>
      <w:r>
        <w:t>uncharacteristic of the classical epidemiological models</w:t>
      </w:r>
      <w:ins w:id="13" w:author="Norman Packard" w:date="2020-08-24T22:59:00Z">
        <w:r w:rsidR="007C0877">
          <w:t xml:space="preserve"> (e.g. SIR and SEIR models)</w:t>
        </w:r>
      </w:ins>
      <w:r>
        <w:t xml:space="preserve">.  </w:t>
      </w:r>
      <w:r w:rsidR="003976D4">
        <w:t>The typical response</w:t>
      </w:r>
      <w:ins w:id="14" w:author="Norman Packard" w:date="2020-08-24T23:00:00Z">
        <w:r w:rsidR="007C0877">
          <w:t xml:space="preserve"> seen in the data</w:t>
        </w:r>
      </w:ins>
      <w:r w:rsidR="003976D4">
        <w:t xml:space="preserve"> is </w:t>
      </w:r>
      <w:r w:rsidR="003976D4">
        <w:lastRenderedPageBreak/>
        <w:t>an early saturation peak followed</w:t>
      </w:r>
      <w:r w:rsidR="00111098">
        <w:t xml:space="preserve"> </w:t>
      </w:r>
      <w:r w:rsidR="003976D4">
        <w:t>by an extended period</w:t>
      </w:r>
      <w:r w:rsidR="00111098">
        <w:t xml:space="preserve"> </w:t>
      </w:r>
      <w:r w:rsidR="003976D4">
        <w:t>with nearly constant rates of daily infection</w:t>
      </w:r>
      <w:r w:rsidR="00111098">
        <w:t xml:space="preserve">, at varying levels depending on the individual countries, prior to a second wave of infection. In the USA, for example, the constant infection rate phase </w:t>
      </w:r>
      <w:r w:rsidR="00E15AF0">
        <w:t xml:space="preserve">persisted without much attenuation from the initial peak level </w:t>
      </w:r>
      <w:r w:rsidR="00111098">
        <w:t>for 2.5 months from</w:t>
      </w:r>
      <w:r w:rsidR="00E15AF0">
        <w:t xml:space="preserve"> April to mid-June 2020. This high constant infection rate phase is also seen in </w:t>
      </w:r>
      <w:r w:rsidR="006836A1">
        <w:t xml:space="preserve">the whole world data (not shown) and </w:t>
      </w:r>
      <w:r w:rsidR="00E15AF0">
        <w:t xml:space="preserve">other </w:t>
      </w:r>
      <w:r w:rsidR="006836A1">
        <w:t xml:space="preserve">large countries like </w:t>
      </w:r>
      <w:r w:rsidR="00E15AF0">
        <w:t>Brazil</w:t>
      </w:r>
      <w:r w:rsidR="006836A1">
        <w:t xml:space="preserve"> and Russia.</w:t>
      </w:r>
      <w:r w:rsidR="00E15AF0">
        <w:t xml:space="preserve"> In many other countries, such as Italy, Spain, and Germany in Europe, but also Japan, South Korea, and Australia, the extended constant phase </w:t>
      </w:r>
      <w:r w:rsidR="006836A1">
        <w:t>is also seen but</w:t>
      </w:r>
      <w:r w:rsidR="00E15AF0">
        <w:t xml:space="preserve"> at a </w:t>
      </w:r>
      <w:r w:rsidR="006836A1">
        <w:t xml:space="preserve">significantly </w:t>
      </w:r>
      <w:r w:rsidR="00E15AF0">
        <w:t xml:space="preserve">lower level than the initial peak. </w:t>
      </w:r>
      <w:r w:rsidR="006836A1">
        <w:t xml:space="preserve">We shall see how the cautioned SIR family of models explain these phenomena, </w:t>
      </w:r>
      <w:r w:rsidR="0057313C">
        <w:t>while capturing other features including</w:t>
      </w:r>
      <w:r w:rsidR="006836A1">
        <w:t xml:space="preserve"> the </w:t>
      </w:r>
      <w:r w:rsidR="0057313C">
        <w:t xml:space="preserve">timing of </w:t>
      </w:r>
      <w:r w:rsidR="006836A1">
        <w:t xml:space="preserve">second </w:t>
      </w:r>
      <w:r w:rsidR="0057313C">
        <w:t xml:space="preserve">infection </w:t>
      </w:r>
      <w:r w:rsidR="006836A1">
        <w:t>peak</w:t>
      </w:r>
      <w:r w:rsidR="0057313C">
        <w:t>s</w:t>
      </w:r>
      <w:r w:rsidR="006836A1">
        <w:t>.</w:t>
      </w:r>
    </w:p>
    <w:p w14:paraId="6E1578B0" w14:textId="4482EE81" w:rsidR="00313967" w:rsidRDefault="00E15AF0" w:rsidP="009C03BC">
      <w:pPr>
        <w:jc w:val="both"/>
      </w:pPr>
      <w:r>
        <w:t xml:space="preserve"> </w:t>
      </w:r>
    </w:p>
    <w:p w14:paraId="43E29570" w14:textId="3CBE3546" w:rsidR="00E626CB" w:rsidRDefault="00E626CB" w:rsidP="009C03BC">
      <w:pPr>
        <w:jc w:val="both"/>
      </w:pPr>
      <w:r>
        <w:t xml:space="preserve">Contemplating the </w:t>
      </w:r>
      <w:r w:rsidR="00CF1226">
        <w:t xml:space="preserve">early </w:t>
      </w:r>
      <w:r>
        <w:t>linear global data</w:t>
      </w:r>
      <w:r w:rsidR="00CF1226">
        <w:t xml:space="preserve">, </w:t>
      </w:r>
      <w:r>
        <w:t>see Fig. 1</w:t>
      </w:r>
      <w:r w:rsidR="00313967">
        <w:t>A and 1C</w:t>
      </w:r>
      <w:r>
        <w:t>, the author</w:t>
      </w:r>
      <w:r w:rsidR="00313967">
        <w:t>s</w:t>
      </w:r>
      <w:r>
        <w:t xml:space="preserve"> </w:t>
      </w:r>
      <w:r w:rsidR="00313967">
        <w:t xml:space="preserve">were </w:t>
      </w:r>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7C0877">
        <w:instrText xml:space="preserve"> ADDIN EN.CITE &lt;EndNote&gt;&lt;Cite&gt;&lt;Author&gt;Yin&lt;/Author&gt;&lt;Year&gt;2018&lt;/Year&gt;&lt;RecNum&gt;26&lt;/RecNum&gt;&lt;DisplayText&gt;[26, 27]&lt;/DisplayText&gt;&lt;record&gt;&lt;rec-number&gt;26&lt;/rec-number&gt;&lt;foreign-keys&gt;&lt;key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7C0877">
        <w:rPr>
          <w:noProof/>
        </w:rPr>
        <w:t>[26, 27]</w:t>
      </w:r>
      <w:r w:rsidR="000A5FD6">
        <w:fldChar w:fldCharType="end"/>
      </w:r>
      <w:r>
        <w:t xml:space="preserve">. The fundamental reason for this is specific </w:t>
      </w:r>
      <w:r w:rsidR="008D4DAF">
        <w:t xml:space="preserve">host </w:t>
      </w:r>
      <w:r>
        <w:t>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7C0877">
        <w:instrText xml:space="preserve"> ADDIN EN.CITE &lt;EndNote&gt;&lt;Cite&gt;&lt;Author&gt;Biebricher&lt;/Author&gt;&lt;Year&gt;1983&lt;/Year&gt;&lt;RecNum&gt;27&lt;/RecNum&gt;&lt;DisplayText&gt;[27]&lt;/DisplayText&gt;&lt;record&gt;&lt;rec-number&gt;27&lt;/rec-number&gt;&lt;foreign-keys&gt;&lt;key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7C0877">
        <w:rPr>
          <w:noProof/>
        </w:rPr>
        <w:t>[27]</w:t>
      </w:r>
      <w:r w:rsidR="00B16E3E">
        <w:fldChar w:fldCharType="end"/>
      </w:r>
      <w:r w:rsidR="006978B2">
        <w:t xml:space="preserve">. This, like the nesting site limitation in bird populations, </w:t>
      </w:r>
      <w:r w:rsidR="00313967">
        <w:t xml:space="preserve">has </w:t>
      </w:r>
      <w:r w:rsidR="006978B2">
        <w:t xml:space="preserve">a straightforward </w:t>
      </w:r>
      <w:r w:rsidR="00313967">
        <w:t>explanation</w:t>
      </w:r>
      <w:r w:rsidR="006978B2">
        <w:t>: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r w:rsidR="00313967">
        <w:t>s</w:t>
      </w:r>
      <w:r w:rsidR="00591EE7">
        <w:t xml:space="preserve"> </w:t>
      </w:r>
      <w:r w:rsidR="00313967">
        <w:t xml:space="preserve">propose </w:t>
      </w:r>
      <w:r w:rsidR="00591EE7">
        <w:t xml:space="preserve">a </w:t>
      </w:r>
      <w:r w:rsidR="004A07DA">
        <w:t>similarly</w:t>
      </w:r>
      <w:r w:rsidR="00591EE7">
        <w:t xml:space="preserve"> </w:t>
      </w:r>
      <w:r w:rsidR="004A07DA">
        <w:t xml:space="preserve">endogenous </w:t>
      </w:r>
      <w:r w:rsidR="00591EE7">
        <w:t xml:space="preserve">mechanism </w:t>
      </w:r>
      <w:r w:rsidR="00313967">
        <w:t xml:space="preserve">that can </w:t>
      </w:r>
      <w:r w:rsidR="00591EE7">
        <w:t>account for the observed linear growth phase</w:t>
      </w:r>
      <w:r w:rsidR="00F51803">
        <w:t>s</w:t>
      </w:r>
      <w:r w:rsidR="00591EE7">
        <w:t xml:space="preserve"> for Covid-19 in societies shown in Fig. 1</w:t>
      </w:r>
      <w:r w:rsidR="00783CA3">
        <w:t xml:space="preserve"> A and C</w:t>
      </w:r>
      <w:r w:rsidR="00591EE7">
        <w:t>.</w:t>
      </w:r>
      <w:r w:rsidR="008D4DAF">
        <w:t xml:space="preserve"> </w:t>
      </w:r>
    </w:p>
    <w:p w14:paraId="2E9DE14F" w14:textId="79D96990" w:rsidR="009C70C1" w:rsidRDefault="009C70C1" w:rsidP="009C03BC">
      <w:pPr>
        <w:jc w:val="both"/>
      </w:pPr>
    </w:p>
    <w:p w14:paraId="24B3BFA9" w14:textId="4FC61C86" w:rsidR="009C70C1" w:rsidRDefault="009C70C1" w:rsidP="009C03BC">
      <w:pPr>
        <w:jc w:val="both"/>
      </w:pPr>
      <w:r>
        <w:t xml:space="preserve">We </w:t>
      </w:r>
      <w:ins w:id="15" w:author="Norman Packard" w:date="2020-08-24T23:02:00Z">
        <w:r w:rsidR="007C0877">
          <w:t xml:space="preserve">model the effects of </w:t>
        </w:r>
      </w:ins>
      <w:ins w:id="16" w:author="Norman Packard" w:date="2020-08-24T23:03:00Z">
        <w:r w:rsidR="007C0877">
          <w:t xml:space="preserve">an informed human cautionary response by </w:t>
        </w:r>
      </w:ins>
      <w:r>
        <w:t>add</w:t>
      </w:r>
      <w:ins w:id="17" w:author="Norman Packard" w:date="2020-08-24T23:03:00Z">
        <w:r w:rsidR="007C0877">
          <w:t>ing</w:t>
        </w:r>
      </w:ins>
      <w:r>
        <w:t xml:space="preserve"> </w:t>
      </w:r>
      <w:r w:rsidR="00F639C0">
        <w:t xml:space="preserve">an </w:t>
      </w:r>
      <w:r>
        <w:t xml:space="preserve">endogenous </w:t>
      </w:r>
      <w:ins w:id="18" w:author="Norman Packard" w:date="2020-08-24T23:04:00Z">
        <w:r w:rsidR="002E169A">
          <w:t xml:space="preserve">cautionary </w:t>
        </w:r>
      </w:ins>
      <w:del w:id="19" w:author="Norman Packard" w:date="2020-08-24T23:04:00Z">
        <w:r w:rsidR="00F639C0" w:rsidDel="002E169A">
          <w:delText xml:space="preserve">informed </w:delText>
        </w:r>
        <w:r w:rsidDel="002E169A">
          <w:delText>human cautionary response</w:delText>
        </w:r>
      </w:del>
      <w:ins w:id="20" w:author="Norman Packard" w:date="2020-08-24T23:04:00Z">
        <w:r w:rsidR="002E169A">
          <w:t>coupling</w:t>
        </w:r>
      </w:ins>
      <w:r>
        <w:t xml:space="preserve"> to simple compartmentalized </w:t>
      </w:r>
      <w:r w:rsidR="00B16E3E">
        <w:t xml:space="preserve">S(E)IR </w:t>
      </w:r>
      <w:r>
        <w:t>models in the following way</w:t>
      </w:r>
      <w:ins w:id="21" w:author="Norman Packard" w:date="2020-08-24T23:04:00Z">
        <w:r w:rsidR="002E169A">
          <w:t>:</w:t>
        </w:r>
      </w:ins>
      <w:del w:id="22" w:author="Norman Packard" w:date="2020-08-24T23:04:00Z">
        <w:r w:rsidDel="002E169A">
          <w:delText>.</w:delText>
        </w:r>
      </w:del>
      <w:r>
        <w:t xml:space="preserve"> </w:t>
      </w:r>
      <w:ins w:id="23" w:author="Norman Packard" w:date="2020-08-24T23:04:00Z">
        <w:r w:rsidR="002E169A">
          <w:t xml:space="preserve"> </w:t>
        </w:r>
      </w:ins>
      <w:del w:id="24" w:author="Norman Packard" w:date="2020-08-24T23:04:00Z">
        <w:r w:rsidR="00B9464A" w:rsidDel="002E169A">
          <w:delText>W</w:delText>
        </w:r>
      </w:del>
      <w:ins w:id="25" w:author="Norman Packard" w:date="2020-08-24T23:04:00Z">
        <w:r w:rsidR="002E169A">
          <w:t>w</w:t>
        </w:r>
      </w:ins>
      <w:r w:rsidR="00B9464A">
        <w:t>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4A07DA">
        <w:rPr>
          <w:vertAlign w:val="subscript"/>
        </w:rPr>
        <w:t xml:space="preserve"> </w:t>
      </w:r>
      <w:r w:rsidR="00B9464A">
        <w:t>&lt;</w:t>
      </w:r>
      <w:r w:rsidR="004A07DA">
        <w:t xml:space="preserve"> </w:t>
      </w:r>
      <w:r w:rsidR="00B9464A">
        <w:t xml:space="preserve">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w:t>
      </w:r>
      <w:r w:rsidR="00997612">
        <w:t xml:space="preserve">C as chosen: </w:t>
      </w:r>
      <w:r w:rsidR="00FA4D34">
        <w:t xml:space="preserve">I in the </w:t>
      </w:r>
      <w:r w:rsidR="00D57DEA">
        <w:t xml:space="preserve">SIR </w:t>
      </w:r>
      <w:r w:rsidR="00997612">
        <w:t xml:space="preserve">and SEIR </w:t>
      </w:r>
      <w:r w:rsidR="00D57DEA">
        <w:t>model</w:t>
      </w:r>
      <w:r w:rsidR="00997612">
        <w:t>s</w:t>
      </w:r>
      <w:r w:rsidR="00D57DEA">
        <w:t xml:space="preserve">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311273B" w:rsidR="00B9464A" w:rsidRDefault="00D57DEA" w:rsidP="009C03BC">
      <w:pPr>
        <w:jc w:val="both"/>
      </w:pPr>
      <w:r>
        <w:t>To capture the response to this cautionary trigger</w:t>
      </w:r>
      <w:r w:rsidR="007238FC">
        <w:t>,</w:t>
      </w:r>
      <w:r>
        <w:t xml:space="preserve"> we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 xml:space="preserve">proportional to the product </w:t>
      </w:r>
      <w:r w:rsidR="00997612">
        <w:t xml:space="preserve">S*C of </w:t>
      </w:r>
      <w:r>
        <w:t xml:space="preserve">their population </w:t>
      </w:r>
      <w:r w:rsidR="0057313C">
        <w:t xml:space="preserve">fractions </w:t>
      </w:r>
      <w:r>
        <w:t xml:space="preserve">(as in the law of mass action for chemical interactions), as well as a reverse transition from cautious individuals to individuals acting unaffectedly, proportional to the </w:t>
      </w:r>
      <w:r w:rsidR="0057313C">
        <w:t>fraction</w:t>
      </w:r>
      <w:r>
        <w:t xml:space="preserve"> </w:t>
      </w:r>
      <w:r w:rsidR="0057313C">
        <w:t>S</w:t>
      </w:r>
      <w:r w:rsidR="0057313C" w:rsidRPr="007238FC">
        <w:rPr>
          <w:vertAlign w:val="subscript"/>
        </w:rPr>
        <w:t>c</w:t>
      </w:r>
      <w:r w:rsidR="0057313C">
        <w:t xml:space="preserve"> </w:t>
      </w:r>
      <w:r>
        <w:t>of cautious individuals (</w:t>
      </w:r>
      <w:r w:rsidR="00895D36">
        <w:t>resulting</w:t>
      </w:r>
      <w:r>
        <w:t xml:space="preserve"> in a natural </w:t>
      </w:r>
      <w:r w:rsidR="00895D36">
        <w:t xml:space="preserve">single exponential </w:t>
      </w:r>
      <w:r>
        <w:t>decay of caution</w:t>
      </w:r>
      <w:r w:rsidR="00895D36">
        <w:t xml:space="preserve"> in time). The mechanism and </w:t>
      </w:r>
      <w:r w:rsidR="00895D36">
        <w:lastRenderedPageBreak/>
        <w:t xml:space="preserve">equations of two representative endogenous caution models are shown in Fig. </w:t>
      </w:r>
      <w:r w:rsidR="00C35442">
        <w:t>2</w:t>
      </w:r>
      <w:r w:rsidR="00895D36">
        <w:t xml:space="preserve">. Note that </w:t>
      </w:r>
      <w:r w:rsidR="0024322C">
        <w:t xml:space="preserve">in </w:t>
      </w:r>
      <w:r w:rsidR="00997612">
        <w:t>our</w:t>
      </w:r>
      <w:r w:rsidR="0024322C">
        <w:t xml:space="preserve"> </w:t>
      </w:r>
      <w:r w:rsidR="00F639C0">
        <w:t>first approach</w:t>
      </w:r>
      <w:r w:rsidR="0024322C">
        <w:t xml:space="preserve">, </w:t>
      </w:r>
      <w:r w:rsidR="00895D36">
        <w:t xml:space="preserve">we </w:t>
      </w:r>
      <w:r w:rsidR="00997612">
        <w:t>did</w:t>
      </w:r>
      <w:r w:rsidR="00895D36">
        <w:t xml:space="preserve"> not distinguish between cautious and </w:t>
      </w:r>
      <w:r w:rsidR="00F639C0">
        <w:t>non-</w:t>
      </w:r>
      <w:r w:rsidR="00895D36">
        <w:t xml:space="preserve">cautious exposed or infected individuals </w:t>
      </w:r>
      <w:r w:rsidR="0057313C">
        <w:t xml:space="preserve">E, </w:t>
      </w:r>
      <w:r w:rsidR="00895D36">
        <w:t>I</w:t>
      </w:r>
      <w:r w:rsidR="00997612">
        <w:t xml:space="preserve"> for simplicity, but for consistency this should be done, especially for the class E (individuals do not know that they are exposed). </w:t>
      </w:r>
      <w:r w:rsidR="0024322C">
        <w:t xml:space="preserve">We have tested the impact of </w:t>
      </w:r>
      <w:r w:rsidR="006B7A29">
        <w:t xml:space="preserve">including cautioned classes for all non-hospitalized </w:t>
      </w:r>
      <w:r w:rsidR="00997612">
        <w:t xml:space="preserve"> </w:t>
      </w:r>
      <w:r w:rsidR="006B7A29">
        <w:t xml:space="preserve">individuals </w:t>
      </w:r>
      <w:r w:rsidR="0024322C">
        <w:t>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3C163231" w:rsidR="004200C1" w:rsidRDefault="00F639C0" w:rsidP="004200C1">
      <w:pPr>
        <w:jc w:val="both"/>
        <w:rPr>
          <w:rFonts w:eastAsiaTheme="minorEastAsia"/>
        </w:rPr>
      </w:pPr>
      <w:r>
        <w:t>An alternative</w:t>
      </w:r>
      <w:r w:rsidR="007238FC">
        <w:t xml:space="preserve"> threshold trigger response </w:t>
      </w:r>
      <w:del w:id="26" w:author="Norman Packard" w:date="2020-08-24T23:07:00Z">
        <w:r w:rsidR="007238FC" w:rsidDel="002E169A">
          <w:delText xml:space="preserve">replaces </w:delText>
        </w:r>
      </w:del>
      <w:ins w:id="27" w:author="Norman Packard" w:date="2020-08-24T23:07:00Z">
        <w:r w:rsidR="002E169A">
          <w:t>may replace</w:t>
        </w:r>
        <w:r w:rsidR="002E169A">
          <w:t xml:space="preserve"> </w:t>
        </w:r>
      </w:ins>
      <w:r w:rsidR="007238FC">
        <w:t xml:space="preserve">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r w:rsidR="006B7A29">
        <w:rPr>
          <w:rFonts w:eastAsiaTheme="minorEastAsia"/>
        </w:rPr>
        <w:t>endogenous</w:t>
      </w:r>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w:t>
      </w:r>
      <w:r w:rsidR="0057313C">
        <w:rPr>
          <w:rFonts w:eastAsiaTheme="minorEastAsia"/>
        </w:rPr>
        <w:t>-</w:t>
      </w:r>
      <w:r>
        <w:rPr>
          <w:rFonts w:eastAsiaTheme="minorEastAsia"/>
        </w:rPr>
        <w:t>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7C0877">
        <w:rPr>
          <w:rFonts w:eastAsiaTheme="minorEastAsia"/>
        </w:rPr>
        <w:instrText xml:space="preserve"> ADDIN EN.CITE &lt;EndNote&gt;&lt;Cite&gt;&lt;Author&gt;Richard Eiser&lt;/Author&gt;&lt;Year&gt;2012&lt;/Year&gt;&lt;RecNum&gt;29&lt;/RecNum&gt;&lt;DisplayText&gt;[28]&lt;/DisplayText&gt;&lt;record&gt;&lt;rec-number&gt;29&lt;/rec-number&gt;&lt;foreign-keys&gt;&lt;key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7C0877">
        <w:rPr>
          <w:rFonts w:eastAsiaTheme="minorEastAsia"/>
          <w:noProof/>
        </w:rPr>
        <w:t>[28]</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3002D062"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an extended linear saturation response (two such phases with differing </w:t>
      </w:r>
      <w:r w:rsidR="009723F1">
        <w:t>levels</w:t>
      </w:r>
      <w:r w:rsidR="00B15680">
        <w:t xml:space="preserve"> are visible in the US data).</w:t>
      </w:r>
      <w:r w:rsidR="001D3AEF">
        <w:t xml:space="preserve"> </w:t>
      </w:r>
    </w:p>
    <w:p w14:paraId="0BA0CB22" w14:textId="241A3606" w:rsidR="00760B56" w:rsidRDefault="00760B56" w:rsidP="009C03BC">
      <w:pPr>
        <w:jc w:val="both"/>
      </w:pPr>
    </w:p>
    <w:p w14:paraId="3B8D7BCE" w14:textId="75E9F4FB"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Py</w:t>
      </w:r>
      <w:r w:rsidR="00D9479B">
        <w:t>Gom</w:t>
      </w:r>
      <w:proofErr w:type="spellEnd"/>
      <w:r w:rsidR="00D9479B">
        <w:t xml:space="preserve"> </w:t>
      </w:r>
      <w:r w:rsidR="00D9479B">
        <w:fldChar w:fldCharType="begin"/>
      </w:r>
      <w:r w:rsidR="007C0877">
        <w:instrText xml:space="preserve"> ADDIN EN.CITE &lt;EndNote&gt;&lt;Cite&gt;&lt;Author&gt;Tye&lt;/Author&gt;&lt;Year&gt;2018&lt;/Year&gt;&lt;RecNum&gt;30&lt;/RecNum&gt;&lt;DisplayText&gt;[29]&lt;/DisplayText&gt;&lt;record&gt;&lt;rec-number&gt;30&lt;/rec-number&gt;&lt;foreign-keys&gt;&lt;key app="EN" db-id="pdvdwdpxbt9rxiedr06pz929t2ed5fatxsar" timestamp="1598265670"&gt;30&lt;/key&gt;&lt;/foreign-keys&gt;&lt;ref-type name="Journal Article"&gt;17&lt;/ref-type&gt;&lt;contributors&gt;&lt;authors&gt;&lt;author&gt;Tye, Edwin&lt;/author&gt;&lt;author&gt;Finnie, Thomas J R&lt;/author&gt;&lt;author&gt;Hall, Ian&lt;/author&gt;&lt;author&gt;Leach, Steve&lt;/author&gt;&lt;/authors&gt;&lt;/contributors&gt;&lt;titles&gt;&lt;title&gt;PyGOM - A Python Package for Simplifying Modelling with Systems of Ordinary Differential Equations&lt;/title&gt;&lt;secondary-title&gt;ArXiv&lt;/secondary-title&gt;&lt;/titles&gt;&lt;periodical&gt;&lt;full-title&gt;ArXiv&lt;/full-title&gt;&lt;/periodical&gt;&lt;volume&gt;abs/1803.06934&lt;/volume&gt;&lt;dates&gt;&lt;year&gt;2018&lt;/year&gt;&lt;/dates&gt;&lt;urls&gt;&lt;/urls&gt;&lt;/record&gt;&lt;/Cite&gt;&lt;/EndNote&gt;</w:instrText>
      </w:r>
      <w:r w:rsidR="00D9479B">
        <w:fldChar w:fldCharType="separate"/>
      </w:r>
      <w:r w:rsidR="007C0877">
        <w:rPr>
          <w:noProof/>
        </w:rPr>
        <w:t>[29]</w:t>
      </w:r>
      <w:r w:rsidR="00D9479B">
        <w:fldChar w:fldCharType="end"/>
      </w:r>
      <w:r w:rsidR="00B81293">
        <w:t xml:space="preserve"> (with its interface to SciPy)</w:t>
      </w:r>
      <w:r w:rsidR="000A5341">
        <w:t xml:space="preserve"> for convenience</w:t>
      </w:r>
      <w:r w:rsidR="00B81293">
        <w:t xml:space="preserve">. </w:t>
      </w:r>
      <w:r w:rsidR="001A4D37">
        <w:t xml:space="preserve">We modelled the impact of endogenous caution on three successively more realistic models from the SIR family: SIR, SEIR and SEI3R. The first two are the classic early epidemic models, the second including delays associated with incubation of the disease in exposed non-infectious individuals, while the third involves the important progression of infected individuals to two severely infected </w:t>
      </w:r>
      <w:r w:rsidR="00EE16A3">
        <w:t>groups with different responses</w:t>
      </w:r>
      <w:r w:rsidR="001A4D37">
        <w:t>, hospitalized and in critical care</w:t>
      </w:r>
      <w:r w:rsidR="001003C1">
        <w:t xml:space="preserve"> </w:t>
      </w:r>
      <w:r w:rsidR="00B776D8">
        <w:fldChar w:fldCharType="begin"/>
      </w:r>
      <w:r w:rsidR="007C0877">
        <w:instrText xml:space="preserve"> ADDIN EN.CITE &lt;EndNote&gt;&lt;Cite&gt;&lt;Author&gt;A.&lt;/Author&gt;&lt;Year&gt;2020&lt;/Year&gt;&lt;RecNum&gt;31&lt;/RecNum&gt;&lt;DisplayText&gt;[30]&lt;/DisplayText&gt;&lt;record&gt;&lt;rec-number&gt;31&lt;/rec-number&gt;&lt;foreign-keys&gt;&lt;key app="EN" db-id="pdvdwdpxbt9rxiedr06pz929t2ed5fatxsar" timestamp="1598270804"&gt;31&lt;/key&gt;&lt;/foreign-keys&gt;&lt;ref-type name="Electronic Article"&gt;43&lt;/ref-type&gt;&lt;contributors&gt;&lt;authors&gt;&lt;author&gt;Hill, A.&lt;/author&gt;&lt;author&gt;Levy, M.&lt;/author&gt;&lt;author&gt;Xie, S. &lt;/author&gt;&lt;author&gt;Sheen, S.&lt;/author&gt;&lt;author&gt;Shinnick, J.&lt;/author&gt;&lt;author&gt;Gheorghe, A.&lt;/author&gt;&lt;author&gt;Rehmann, C.&lt;/author&gt;&lt;/authors&gt;&lt;/contributors&gt;&lt;titles&gt;&lt;title&gt;Modeling COVID-19 spread vs healthcare capacity, 2020.&lt;/title&gt;&lt;alt-title&gt;Planning as Inference in Epidemiological Models. &lt;/alt-title&gt;&lt;/titles&gt;&lt;dates&gt;&lt;year&gt;2020&lt;/year&gt;&lt;/dates&gt;&lt;pub-location&gt;Planning as Inference in Epidemiological Models.  Available from: https://www.researchgate.net/publication/340295625_Planning_as_Inference_in_Epidemiological_Models.&lt;/pub-location&gt;&lt;urls&gt;&lt;related-urls&gt;&lt;url&gt;https://alhill.shinyapps.io/COVID19seir/&lt;/url&gt;&lt;url&gt;https://www.researchgate.net/publication/340295625_Planning_as_Inference_in_Epidemiological_Models&lt;/url&gt;&lt;/related-urls&gt;&lt;/urls&gt;&lt;/record&gt;&lt;/Cite&gt;&lt;/EndNote&gt;</w:instrText>
      </w:r>
      <w:r w:rsidR="00B776D8">
        <w:fldChar w:fldCharType="separate"/>
      </w:r>
      <w:r w:rsidR="007C0877">
        <w:rPr>
          <w:noProof/>
        </w:rPr>
        <w:t>[30]</w:t>
      </w:r>
      <w:r w:rsidR="00B776D8">
        <w:fldChar w:fldCharType="end"/>
      </w:r>
      <w:r w:rsidR="001A4D37">
        <w:t>. We do not here distinguish age groups or geographic diversity, both of which extensions would be straightforward but introduce additional</w:t>
      </w:r>
      <w:r w:rsidR="00EE16A3">
        <w:t xml:space="preserve"> complexity. </w:t>
      </w:r>
      <w:r w:rsidR="00CE45E7">
        <w:t>Fig. 3 shows the range of epidemic responses in the number of daily cases for the caution extensions to the simple (SEIR</w:t>
      </w:r>
      <w:r w:rsidR="009723F1">
        <w:t xml:space="preserve"> </w:t>
      </w:r>
      <w:r w:rsidR="009723F1">
        <w:rPr>
          <w:rFonts w:ascii="Times New Roman" w:eastAsia="Euclid Symbol" w:hAnsi="Times New Roman" w:cs="Times New Roman"/>
        </w:rPr>
        <w:t>→</w:t>
      </w:r>
      <w:r w:rsidR="009723F1">
        <w:t xml:space="preserve"> SCEIR &amp; SC3EIR</w:t>
      </w:r>
      <w:r w:rsidR="00CE45E7">
        <w:t>) and hospital differentiated (SEI3R</w:t>
      </w:r>
      <w:r w:rsidR="009723F1">
        <w:t xml:space="preserve"> </w:t>
      </w:r>
      <w:r w:rsidR="009723F1">
        <w:rPr>
          <w:rFonts w:ascii="Times New Roman" w:eastAsia="Euclid Symbol" w:hAnsi="Times New Roman" w:cs="Times New Roman"/>
        </w:rPr>
        <w:t xml:space="preserve">→ </w:t>
      </w:r>
      <w:r w:rsidR="009723F1">
        <w:t>SCEI3R &amp; SC3EI3R</w:t>
      </w:r>
      <w:r w:rsidR="00D30CA0">
        <w:t>)</w:t>
      </w:r>
      <w:r w:rsidR="00CE45E7">
        <w:t xml:space="preserve"> models </w:t>
      </w:r>
      <w:r w:rsidR="00B81293">
        <w:t xml:space="preserve">for representative variation of the three caution parameters about typical values. </w:t>
      </w:r>
      <w:r w:rsidR="00837C60">
        <w:t xml:space="preserve">Note that the </w:t>
      </w:r>
      <w:r w:rsidR="009723F1">
        <w:t>complete</w:t>
      </w:r>
      <w:r w:rsidR="00837C60">
        <w:t xml:space="preserve"> caution </w:t>
      </w:r>
      <w:r w:rsidR="009723F1">
        <w:t>model</w:t>
      </w:r>
      <w:r w:rsidR="00837C60">
        <w:t>s (</w:t>
      </w:r>
      <w:r w:rsidR="00D30CA0">
        <w:t>S</w:t>
      </w:r>
      <w:r w:rsidR="00D9479B">
        <w:t>C</w:t>
      </w:r>
      <w:r w:rsidR="00D30CA0">
        <w:t>3EIR</w:t>
      </w:r>
      <w:r w:rsidR="009723F1">
        <w:t xml:space="preserve"> &amp; SC3EI3R</w:t>
      </w:r>
      <w:r w:rsidR="00837C60">
        <w:t xml:space="preserve">), which includes caution for </w:t>
      </w:r>
      <w:r w:rsidR="009723F1">
        <w:t xml:space="preserve">susceptible, </w:t>
      </w:r>
      <w:r w:rsidR="00837C60">
        <w:t xml:space="preserve">exposed and infected individuals, strengthen the caution response </w:t>
      </w:r>
      <w:r w:rsidR="006B7A29">
        <w:t>and</w:t>
      </w:r>
      <w:r w:rsidR="00837C60">
        <w:t xml:space="preserve"> predict strong second wave phenomena for some parameter values.</w:t>
      </w:r>
      <w:r w:rsidR="000A5341">
        <w:t xml:space="preserve"> T</w:t>
      </w:r>
      <w:r w:rsidR="00837C60">
        <w:t>he range of response forms appears to co</w:t>
      </w:r>
      <w:r w:rsidR="000A5341">
        <w:t xml:space="preserve">ver </w:t>
      </w:r>
      <w:r w:rsidR="00837C60">
        <w:t xml:space="preserve">the </w:t>
      </w:r>
      <w:r w:rsidR="000A5341">
        <w:lastRenderedPageBreak/>
        <w:t xml:space="preserve">majority </w:t>
      </w:r>
      <w:r w:rsidR="00837C60">
        <w:t xml:space="preserve">of forms </w:t>
      </w:r>
      <w:r w:rsidR="000A5341">
        <w:t>seen for 194 countries in the JHU data. Note that in Fig. 3, showing daily not cumulative cases, the linear phase of growth corresponds to constant daily cases.</w:t>
      </w:r>
    </w:p>
    <w:p w14:paraId="737AAA14" w14:textId="3B5548E3" w:rsidR="000A5341" w:rsidRDefault="000A5341" w:rsidP="009C03BC">
      <w:pPr>
        <w:jc w:val="both"/>
      </w:pPr>
    </w:p>
    <w:p w14:paraId="514D6AD6" w14:textId="0C0E5B41"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r w:rsidR="006B7A29">
        <w:t>considering</w:t>
      </w:r>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r w:rsidR="006B7A29">
        <w:t>all</w:t>
      </w:r>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5935B39"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9723F1">
        <w:t>another common</w:t>
      </w:r>
      <w:r w:rsidR="00E626CB">
        <w:t xml:space="preserve">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xml:space="preserve">, we argue that our overall conclusions are independent of this effect. Firstly, overall testing levels </w:t>
      </w:r>
      <w:r w:rsidR="007D1E71">
        <w:lastRenderedPageBreak/>
        <w:t>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65DF36E6"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t>
      </w:r>
      <w:r w:rsidR="009723F1">
        <w:t>w</w:t>
      </w:r>
      <w:r w:rsidR="00E76A30">
        <w:t xml:space="preserve"> second waves of infection.</w:t>
      </w:r>
    </w:p>
    <w:p w14:paraId="6F3BB519" w14:textId="3F49FC95" w:rsidR="00E76A30" w:rsidRDefault="00E76A30" w:rsidP="007D1E71">
      <w:pPr>
        <w:jc w:val="both"/>
      </w:pPr>
    </w:p>
    <w:p w14:paraId="08A18346" w14:textId="06B7D5A1" w:rsidR="00025309" w:rsidRDefault="009723F1" w:rsidP="007D1E71">
      <w:pPr>
        <w:jc w:val="both"/>
        <w:rPr>
          <w:rFonts w:eastAsiaTheme="minorEastAsia"/>
        </w:rPr>
      </w:pPr>
      <w:r>
        <w:t xml:space="preserve">Our model can be extended and integrated with existing extensions in various ways. </w:t>
      </w:r>
      <w:r w:rsidR="00916FF1">
        <w:t xml:space="preserve">Since its major feature of complete endogeny distinguishes it from conventional approaches such as external societal changes to the parameters (e.g. government decision influences on the R number), we outline one </w:t>
      </w:r>
      <w:r w:rsidR="00EE16A3">
        <w:t xml:space="preserve">further </w:t>
      </w:r>
      <w:r w:rsidR="00916FF1">
        <w:t xml:space="preserve">simple endogenous extension in this work to show how a coupling of the cautionary response with economic impact can be introduced. Cautioned individuals have a vital positive effect on containing the epidemic, as we have seen, but the economic repercussions of this caution </w:t>
      </w:r>
      <w:r w:rsidR="00EE16A3">
        <w:t>are</w:t>
      </w:r>
      <w:r w:rsidR="00916FF1">
        <w:t xml:space="preserve"> often severe, resulting in significant reduction in economic capacity, by a factor </w:t>
      </w:r>
      <m:oMath>
        <m:r>
          <w:rPr>
            <w:rFonts w:ascii="Cambria Math" w:hAnsi="Cambria Math"/>
          </w:rPr>
          <m:t>κ&lt;1</m:t>
        </m:r>
      </m:oMath>
      <w:r w:rsidR="00916FF1">
        <w:rPr>
          <w:rFonts w:eastAsiaTheme="minorEastAsia"/>
        </w:rPr>
        <w:t xml:space="preserve">. We model the economy </w:t>
      </w:r>
      <w:r w:rsidR="00A07926">
        <w:rPr>
          <w:rFonts w:eastAsiaTheme="minorEastAsia"/>
        </w:rPr>
        <w:t xml:space="preserve">simplistically as a </w:t>
      </w:r>
      <w:r w:rsidR="00EE16A3">
        <w:rPr>
          <w:rFonts w:eastAsiaTheme="minorEastAsia"/>
        </w:rPr>
        <w:t xml:space="preserve">single </w:t>
      </w:r>
      <w:r w:rsidR="00A07926">
        <w:rPr>
          <w:rFonts w:eastAsiaTheme="minorEastAsia"/>
        </w:rPr>
        <w:t xml:space="preserve">state variable </w:t>
      </w:r>
      <m:oMath>
        <m:r>
          <w:rPr>
            <w:rFonts w:ascii="Cambria Math" w:eastAsiaTheme="minorEastAsia" w:hAnsi="Cambria Math"/>
          </w:rPr>
          <m:t>W</m:t>
        </m:r>
      </m:oMath>
      <w:r w:rsidR="00A07926">
        <w:rPr>
          <w:rFonts w:eastAsiaTheme="minorEastAsia"/>
        </w:rPr>
        <w:t xml:space="preserve"> with logistic dynamics </w:t>
      </w:r>
      <w:r w:rsidR="00E529B4">
        <w:rPr>
          <w:rFonts w:eastAsiaTheme="minorEastAsia"/>
        </w:rPr>
        <w:t xml:space="preserve">with relaxation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E529B4">
        <w:rPr>
          <w:rFonts w:eastAsiaTheme="minorEastAsia"/>
        </w:rPr>
        <w:t xml:space="preserve"> in the form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 xml:space="preserve"> W </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 xml:space="preserve">κ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r>
              <w:rPr>
                <w:rFonts w:ascii="Cambria Math" w:eastAsiaTheme="minorEastAsia" w:hAnsi="Cambria Math"/>
              </w:rPr>
              <m:t>W</m:t>
            </m:r>
          </m:e>
        </m:d>
      </m:oMath>
      <w:r w:rsidR="00A07926">
        <w:rPr>
          <w:rFonts w:eastAsiaTheme="minorEastAsia"/>
        </w:rPr>
        <w:t xml:space="preserve"> (with a steady state carrying capacity normalized to one in the absence of the pandemic</w:t>
      </w:r>
      <w:r w:rsidR="00E529B4">
        <w:rPr>
          <w:rFonts w:eastAsiaTheme="minorEastAsia"/>
        </w:rPr>
        <w:t xml:space="preserve"> and linearly depressed by caution</w:t>
      </w:r>
      <w:r w:rsidR="00A07926">
        <w:rPr>
          <w:rFonts w:eastAsiaTheme="minorEastAsia"/>
        </w:rPr>
        <w:t xml:space="preserve">). </w:t>
      </w:r>
      <w:r w:rsidR="00E529B4">
        <w:rPr>
          <w:rFonts w:eastAsiaTheme="minorEastAsia"/>
        </w:rPr>
        <w:t>While there may well be direct effects of the pandemic on the economy</w:t>
      </w:r>
      <w:r w:rsidR="00EE16A3">
        <w:rPr>
          <w:rFonts w:eastAsiaTheme="minorEastAsia"/>
        </w:rPr>
        <w:t>,</w:t>
      </w:r>
      <w:r w:rsidR="00E529B4">
        <w:rPr>
          <w:rFonts w:eastAsiaTheme="minorEastAsia"/>
        </w:rPr>
        <w:t xml:space="preserve"> we capture here the main effect of the economic response being mediated by caution. </w:t>
      </w:r>
    </w:p>
    <w:p w14:paraId="27D52357" w14:textId="77777777" w:rsidR="00025309" w:rsidRDefault="00025309" w:rsidP="007D1E71">
      <w:pPr>
        <w:jc w:val="both"/>
        <w:rPr>
          <w:rFonts w:eastAsiaTheme="minorEastAsia"/>
        </w:rPr>
      </w:pPr>
    </w:p>
    <w:p w14:paraId="671EA3EA" w14:textId="6A2FD151" w:rsidR="00916FF1" w:rsidRPr="00A07926" w:rsidRDefault="00E529B4" w:rsidP="007D1E71">
      <w:pPr>
        <w:jc w:val="both"/>
        <w:rPr>
          <w:rFonts w:eastAsiaTheme="minorEastAsia"/>
        </w:rPr>
      </w:pPr>
      <w:r>
        <w:rPr>
          <w:rFonts w:eastAsiaTheme="minorEastAsia"/>
        </w:rPr>
        <w:t>To complete the economic coupling</w:t>
      </w:r>
      <w:r w:rsidR="00025309">
        <w:rPr>
          <w:rFonts w:eastAsiaTheme="minorEastAsia"/>
        </w:rPr>
        <w:t xml:space="preserve"> model</w:t>
      </w:r>
      <w:r>
        <w:rPr>
          <w:rFonts w:eastAsiaTheme="minorEastAsia"/>
        </w:rPr>
        <w:t xml:space="preserve">, we also </w:t>
      </w:r>
      <w:r w:rsidR="00EE16A3">
        <w:rPr>
          <w:rFonts w:eastAsiaTheme="minorEastAsia"/>
        </w:rPr>
        <w:t>consider</w:t>
      </w:r>
      <w:r>
        <w:rPr>
          <w:rFonts w:eastAsiaTheme="minorEastAsia"/>
        </w:rPr>
        <w:t xml:space="preserve"> the economic </w:t>
      </w:r>
      <w:r w:rsidR="00EE16A3">
        <w:rPr>
          <w:rFonts w:eastAsiaTheme="minorEastAsia"/>
        </w:rPr>
        <w:t>influence</w:t>
      </w:r>
      <w:r>
        <w:rPr>
          <w:rFonts w:eastAsiaTheme="minorEastAsia"/>
        </w:rPr>
        <w:t xml:space="preserve"> on the cautionary response</w:t>
      </w:r>
      <w:r w:rsidR="005A248A">
        <w:rPr>
          <w:rFonts w:eastAsiaTheme="minorEastAsia"/>
        </w:rPr>
        <w:t>,</w:t>
      </w:r>
      <w:r>
        <w:rPr>
          <w:rFonts w:eastAsiaTheme="minorEastAsia"/>
        </w:rPr>
        <w:t xml:space="preserve"> by introducing a further dynamic class of </w:t>
      </w:r>
      <w:r w:rsidR="001003C1">
        <w:rPr>
          <w:rFonts w:eastAsiaTheme="minorEastAsia"/>
        </w:rPr>
        <w:t>heedless (“</w:t>
      </w:r>
      <w:proofErr w:type="spellStart"/>
      <w:r>
        <w:rPr>
          <w:rFonts w:eastAsiaTheme="minorEastAsia"/>
        </w:rPr>
        <w:t>uncautionable</w:t>
      </w:r>
      <w:proofErr w:type="spellEnd"/>
      <w:r w:rsidR="001003C1">
        <w:rPr>
          <w:rFonts w:eastAsiaTheme="minorEastAsia"/>
        </w:rPr>
        <w:t>”)</w:t>
      </w:r>
      <w:r>
        <w:rPr>
          <w:rFonts w:eastAsiaTheme="minorEastAsia"/>
        </w:rPr>
        <w:t xml:space="preserve"> individuals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that become, through economic repercussions, “immune” to cautionary warning</w:t>
      </w:r>
      <w:r w:rsidR="00EE16A3">
        <w:rPr>
          <w:rFonts w:eastAsiaTheme="minorEastAsia"/>
        </w:rPr>
        <w:t>s.</w:t>
      </w:r>
      <w:r>
        <w:rPr>
          <w:rFonts w:eastAsiaTheme="minorEastAsia"/>
        </w:rPr>
        <w:t xml:space="preserve"> The economic trigger </w:t>
      </w:r>
      <w:r w:rsidR="00D91ED1">
        <w:rPr>
          <w:rFonts w:eastAsiaTheme="minorEastAsia"/>
        </w:rPr>
        <w:t xml:space="preserve">for this caution insensitivity is </w:t>
      </w:r>
      <w:r w:rsidR="00EE16A3">
        <w:rPr>
          <w:rFonts w:eastAsiaTheme="minorEastAsia"/>
        </w:rPr>
        <w:t xml:space="preserve">assumed </w:t>
      </w:r>
      <w:r w:rsidR="00D91ED1">
        <w:rPr>
          <w:rFonts w:eastAsiaTheme="minorEastAsia"/>
        </w:rPr>
        <w:t xml:space="preserve">simply proportional to the economic depression </w:t>
      </w:r>
      <m:oMath>
        <m:r>
          <w:rPr>
            <w:rFonts w:ascii="Cambria Math" w:eastAsiaTheme="minorEastAsia" w:hAnsi="Cambria Math"/>
          </w:rPr>
          <m:t>1-W</m:t>
        </m:r>
      </m:oMath>
      <w:r w:rsidR="00D91ED1">
        <w:rPr>
          <w:rFonts w:eastAsiaTheme="minorEastAsia"/>
        </w:rPr>
        <w:t xml:space="preserve">, and is absent in the absence of the pandemic when </w:t>
      </w:r>
      <m:oMath>
        <m:r>
          <w:rPr>
            <w:rFonts w:ascii="Cambria Math" w:eastAsiaTheme="minorEastAsia" w:hAnsi="Cambria Math"/>
          </w:rPr>
          <m:t>W=1</m:t>
        </m:r>
      </m:oMath>
      <w:r w:rsidR="00D91ED1">
        <w:rPr>
          <w:rFonts w:eastAsiaTheme="minorEastAsia"/>
        </w:rPr>
        <w:t xml:space="preserve">. Thus, the rate of transition to the </w:t>
      </w:r>
      <w:proofErr w:type="spellStart"/>
      <w:r w:rsidR="00D91ED1">
        <w:rPr>
          <w:rFonts w:eastAsiaTheme="minorEastAsia"/>
        </w:rPr>
        <w:t>uncautionable</w:t>
      </w:r>
      <w:proofErr w:type="spellEnd"/>
      <w:r w:rsidR="00D91ED1">
        <w:rPr>
          <w:rFonts w:eastAsiaTheme="minorEastAsia"/>
        </w:rPr>
        <w:t xml:space="preserve"> state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sidR="00D91ED1">
        <w:rPr>
          <w:rFonts w:eastAsiaTheme="minorEastAsia"/>
        </w:rPr>
        <w:t xml:space="preserve"> from either cautioned or </w:t>
      </w:r>
      <w:proofErr w:type="spellStart"/>
      <w:r w:rsidR="00D91ED1">
        <w:rPr>
          <w:rFonts w:eastAsiaTheme="minorEastAsia"/>
        </w:rPr>
        <w:t>uncautioned</w:t>
      </w:r>
      <w:proofErr w:type="spellEnd"/>
      <w:r w:rsidR="00D91ED1">
        <w:rPr>
          <w:rFonts w:eastAsiaTheme="minorEastAsia"/>
        </w:rPr>
        <w:t xml:space="preserve"> </w:t>
      </w:r>
      <w:proofErr w:type="spellStart"/>
      <w:r w:rsidR="005A248A">
        <w:rPr>
          <w:rFonts w:eastAsiaTheme="minorEastAsia"/>
        </w:rPr>
        <w:t>susceptibles</w:t>
      </w:r>
      <w:proofErr w:type="spellEnd"/>
      <w:r w:rsidR="005A248A">
        <w:rPr>
          <w:rFonts w:eastAsiaTheme="minorEastAsia"/>
        </w:rPr>
        <w:t xml:space="preserve"> </w:t>
      </w:r>
      <w:r w:rsidR="00D91ED1">
        <w:rPr>
          <w:rFonts w:eastAsiaTheme="minorEastAsia"/>
        </w:rPr>
        <w:t xml:space="preserve">is modelled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(1-W)</m:t>
        </m:r>
      </m:oMath>
      <w:r w:rsidR="005A248A">
        <w:rPr>
          <w:rFonts w:eastAsiaTheme="minorEastAsia"/>
        </w:rPr>
        <w:t xml:space="preserve"> times their fractions in the population,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5A248A">
        <w:rPr>
          <w:rFonts w:eastAsiaTheme="minorEastAsia"/>
        </w:rPr>
        <w:t xml:space="preserve"> or </w:t>
      </w:r>
      <m:oMath>
        <m:r>
          <w:rPr>
            <w:rFonts w:ascii="Cambria Math" w:eastAsiaTheme="minorEastAsia" w:hAnsi="Cambria Math"/>
          </w:rPr>
          <m:t>S</m:t>
        </m:r>
      </m:oMath>
      <w:r w:rsidR="00D91ED1">
        <w:rPr>
          <w:rFonts w:eastAsiaTheme="minorEastAsia"/>
        </w:rPr>
        <w:t xml:space="preserve">. As with the cautioned class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D91ED1">
        <w:rPr>
          <w:rFonts w:eastAsiaTheme="minorEastAsia"/>
        </w:rPr>
        <w:t xml:space="preserve">, we also allow for exponential decay of economic </w:t>
      </w:r>
      <w:proofErr w:type="spellStart"/>
      <w:r w:rsidR="00D91ED1">
        <w:rPr>
          <w:rFonts w:eastAsiaTheme="minorEastAsia"/>
        </w:rPr>
        <w:t>uncautionability</w:t>
      </w:r>
      <w:proofErr w:type="spellEnd"/>
      <w:r w:rsidR="00D91ED1">
        <w:rPr>
          <w:rFonts w:eastAsiaTheme="minorEastAsia"/>
        </w:rPr>
        <w:t xml:space="preserve"> with time</w:t>
      </w:r>
      <w:r w:rsidR="005A248A">
        <w:rPr>
          <w:rFonts w:eastAsiaTheme="minorEastAsia"/>
        </w:rPr>
        <w:t>, here</w:t>
      </w:r>
      <w:r w:rsidR="00025309">
        <w:rPr>
          <w:rFonts w:eastAsiaTheme="minorEastAsia"/>
        </w:rPr>
        <w:t xml:space="preserve"> at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25309">
        <w:rPr>
          <w:rFonts w:eastAsiaTheme="minorEastAsia"/>
        </w:rPr>
        <w:t>. We explore the impact of these four economic coupling parameters in SI fig. S5</w:t>
      </w:r>
      <w:r w:rsidR="005A248A">
        <w:rPr>
          <w:rFonts w:eastAsiaTheme="minorEastAsia"/>
        </w:rPr>
        <w:t xml:space="preserve">, revealing that the key parameter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r w:rsidR="00025309">
        <w:rPr>
          <w:rFonts w:eastAsiaTheme="minorEastAsia"/>
        </w:rPr>
        <w:t xml:space="preserve">. Fixing </w:t>
      </w:r>
      <w:r w:rsidR="00EE16A3">
        <w:rPr>
          <w:rFonts w:eastAsiaTheme="minorEastAsia"/>
        </w:rPr>
        <w:t xml:space="preserve">for simplicity </w:t>
      </w:r>
      <w:r w:rsidR="00025309">
        <w:rPr>
          <w:rFonts w:eastAsiaTheme="minorEastAsia"/>
        </w:rPr>
        <w:lastRenderedPageBreak/>
        <w:t xml:space="preserve">the magnitude of the economic impact factor </w:t>
      </w:r>
      <m:oMath>
        <m:r>
          <w:rPr>
            <w:rFonts w:ascii="Cambria Math" w:hAnsi="Cambria Math"/>
          </w:rPr>
          <m:t>κ</m:t>
        </m:r>
        <m:r>
          <w:rPr>
            <w:rFonts w:ascii="Cambria Math" w:eastAsiaTheme="minorEastAsia" w:hAnsi="Cambria Math"/>
          </w:rPr>
          <m:t>=0.5</m:t>
        </m:r>
      </m:oMath>
      <w:r w:rsidR="00025309">
        <w:rPr>
          <w:rFonts w:eastAsiaTheme="minorEastAsia"/>
        </w:rPr>
        <w:t>, and the timescale of the economic response to a quarter</w:t>
      </w:r>
      <w:r w:rsidR="00EE16A3">
        <w:rPr>
          <w:rFonts w:eastAsiaTheme="minorEastAsia"/>
        </w:rPr>
        <w:t xml:space="preserve"> (three months) </w:t>
      </w:r>
      <w:r w:rsidR="00EE16A3" w:rsidRPr="00EE16A3">
        <w:rPr>
          <w:rFonts w:eastAsiaTheme="minorEastAsia"/>
          <w:i/>
          <w:iCs/>
        </w:rPr>
        <w:t>i.e.</w:t>
      </w:r>
      <w:r w:rsidR="0002530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90</m:t>
            </m:r>
          </m:den>
        </m:f>
      </m:oMath>
      <w:r w:rsidR="00EE16A3">
        <w:rPr>
          <w:rFonts w:eastAsiaTheme="minorEastAsia"/>
        </w:rPr>
        <w:t xml:space="preserve"> per day</w:t>
      </w:r>
      <w:r w:rsidR="00025309">
        <w:rPr>
          <w:rFonts w:eastAsiaTheme="minorEastAsia"/>
        </w:rPr>
        <w:t xml:space="preserve">, we show </w:t>
      </w:r>
      <w:r w:rsidR="00EE16A3">
        <w:rPr>
          <w:rFonts w:eastAsiaTheme="minorEastAsia"/>
        </w:rPr>
        <w:t xml:space="preserve">in Fig. 5 </w:t>
      </w:r>
      <w:r w:rsidR="00025309">
        <w:rPr>
          <w:rFonts w:eastAsiaTheme="minorEastAsia"/>
        </w:rPr>
        <w:t xml:space="preserve">how economic coupling reduces but does not eliminate the cautionary response and can explain the occurrence of higher second wave peaks in the pandemic. </w:t>
      </w:r>
    </w:p>
    <w:p w14:paraId="2499747C" w14:textId="0C59ABC0" w:rsidR="00916FF1" w:rsidRDefault="00916FF1" w:rsidP="007D1E71">
      <w:pPr>
        <w:jc w:val="both"/>
      </w:pPr>
      <w:r>
        <w:t xml:space="preserve"> </w:t>
      </w:r>
    </w:p>
    <w:p w14:paraId="5DADF471" w14:textId="57713EF5" w:rsidR="00E76A30" w:rsidRDefault="00E76A30" w:rsidP="007D1E71">
      <w:pPr>
        <w:jc w:val="both"/>
      </w:pPr>
      <w:r>
        <w:t>Perhaps it will be possible for the human population to modulate its cautionary response using widespread information about the negative repercussions of the relaxation of caution. It is the authors</w:t>
      </w:r>
      <w:r w:rsidR="005C179C">
        <w:t>’</w:t>
      </w:r>
      <w:r>
        <w:t xml:space="preserve"> view however that until a </w:t>
      </w:r>
      <w:r w:rsidR="00025309">
        <w:t xml:space="preserve">proven </w:t>
      </w:r>
      <w:r>
        <w:t xml:space="preserve">viable vaccine is </w:t>
      </w:r>
      <w:r w:rsidR="00025309">
        <w:t>available</w:t>
      </w:r>
      <w:r>
        <w:t>,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668B2BC" w:rsidR="00E76A30" w:rsidRDefault="00E76A30" w:rsidP="007D1E71">
      <w:pPr>
        <w:jc w:val="both"/>
      </w:pPr>
      <w:r>
        <w:t xml:space="preserve">The authors wish to acknowledge the support </w:t>
      </w:r>
      <w:r w:rsidR="00CB4CC3">
        <w:t>of the European Centre for Living Technology, and the access to Covid-19 data compiled by Johns Hopkins University</w:t>
      </w:r>
      <w:r w:rsidR="00781A18">
        <w:t>.</w:t>
      </w:r>
      <w:r w:rsidR="00CB4CC3">
        <w:t xml:space="preserve"> The authors wish to thank those who made their modelling software examples available on </w:t>
      </w:r>
      <w:r w:rsidR="006B7A29">
        <w:t>GitHub</w:t>
      </w:r>
      <w:proofErr w:type="gramStart"/>
      <w:r w:rsidR="00CB4CC3">
        <w:t xml:space="preserve">, in particular, Dr. Alison </w:t>
      </w:r>
      <w:r w:rsidR="00781A18">
        <w:t>Hill</w:t>
      </w:r>
      <w:proofErr w:type="gramEnd"/>
      <w:r w:rsidR="00781A18">
        <w:t xml:space="preserve"> (</w:t>
      </w:r>
      <w:r w:rsidR="00781A18" w:rsidRPr="00781A18">
        <w:t>https://github.com/alsnhll/SEIR_COVID19</w:t>
      </w:r>
      <w:r w:rsidR="00781A18">
        <w:t xml:space="preserve">) </w:t>
      </w:r>
      <w:r w:rsidR="00CB4CC3">
        <w:t xml:space="preserve">and the authors of the </w:t>
      </w:r>
      <w:proofErr w:type="spellStart"/>
      <w:r w:rsidR="00CB4CC3">
        <w:t>Py</w:t>
      </w:r>
      <w:r w:rsidR="00781A18">
        <w:t>Gom</w:t>
      </w:r>
      <w:proofErr w:type="spellEnd"/>
      <w:r w:rsidR="00CB4CC3">
        <w:t xml:space="preserve"> package</w:t>
      </w:r>
      <w:r w:rsidR="00781A18">
        <w:t xml:space="preserve"> (</w:t>
      </w:r>
      <w:r w:rsidR="00781A18" w:rsidRPr="00781A18">
        <w:t>https://github.com/PublicHealthEngland/pygom</w:t>
      </w:r>
      <w:r w:rsidR="00781A18">
        <w:t>).</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25309" w:rsidRDefault="000253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25309" w:rsidRDefault="00025309"/>
                  </w:txbxContent>
                </v:textbox>
              </v:shape>
            </w:pict>
          </mc:Fallback>
        </mc:AlternateContent>
      </w:r>
      <w:r w:rsidR="00D5526F" w:rsidRPr="000702F7">
        <w:rPr>
          <w:b/>
          <w:bCs/>
        </w:rPr>
        <w:t>Figures</w:t>
      </w:r>
    </w:p>
    <w:p w14:paraId="52977A35" w14:textId="1BA6B82B" w:rsidR="00831BED" w:rsidRDefault="00904403" w:rsidP="00770D6E">
      <w:r w:rsidRPr="00904403">
        <w:rPr>
          <w:noProof/>
        </w:rPr>
        <w:t xml:space="preserve"> </w:t>
      </w:r>
      <w:r w:rsidR="00445305" w:rsidRPr="00445305">
        <w:rPr>
          <w:noProof/>
        </w:rPr>
        <w:drawing>
          <wp:inline distT="0" distB="0" distL="0" distR="0" wp14:anchorId="65F41765" wp14:editId="09BB85E8">
            <wp:extent cx="5727700" cy="386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69690"/>
                    </a:xfrm>
                    <a:prstGeom prst="rect">
                      <a:avLst/>
                    </a:prstGeom>
                  </pic:spPr>
                </pic:pic>
              </a:graphicData>
            </a:graphic>
          </wp:inline>
        </w:drawing>
      </w:r>
    </w:p>
    <w:p w14:paraId="285B2E7E" w14:textId="56569DEB" w:rsidR="003E6BA5" w:rsidRDefault="00D5526F" w:rsidP="00227F4E">
      <w:pPr>
        <w:ind w:left="720" w:hanging="720"/>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3E6BA5">
        <w:rPr>
          <w:sz w:val="22"/>
          <w:szCs w:val="22"/>
        </w:rPr>
        <w:t xml:space="preserve"> Superimposed with the data is a three-segment linear fit (using the python pwlf module).</w:t>
      </w:r>
      <w:r w:rsidR="00B05583">
        <w:rPr>
          <w:sz w:val="22"/>
          <w:szCs w:val="22"/>
        </w:rPr>
        <w:t xml:space="preserve"> </w:t>
      </w:r>
      <w:r w:rsidR="003E6BA5">
        <w:rPr>
          <w:b/>
          <w:bCs/>
          <w:sz w:val="22"/>
          <w:szCs w:val="22"/>
        </w:rPr>
        <w:t>B)</w:t>
      </w:r>
      <w:r w:rsidR="003E6BA5">
        <w:rPr>
          <w:sz w:val="22"/>
          <w:szCs w:val="22"/>
        </w:rPr>
        <w:t xml:space="preserve"> The weekly averages of </w:t>
      </w:r>
      <w:r w:rsidR="00313967">
        <w:rPr>
          <w:sz w:val="22"/>
          <w:szCs w:val="22"/>
        </w:rPr>
        <w:t xml:space="preserve">daily </w:t>
      </w:r>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445305">
        <w:rPr>
          <w:sz w:val="22"/>
          <w:szCs w:val="22"/>
        </w:rPr>
        <w:t xml:space="preserve">the world and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w:t>
      </w:r>
      <w:r w:rsidR="003E6BA5">
        <w:rPr>
          <w:sz w:val="22"/>
          <w:szCs w:val="22"/>
        </w:rPr>
        <w:t>, with the same three-segment linear fit superimposed</w:t>
      </w:r>
      <w:r w:rsidR="006B7A29">
        <w:rPr>
          <w:sz w:val="22"/>
          <w:szCs w:val="22"/>
        </w:rPr>
        <w:t>.</w:t>
      </w:r>
      <w:r w:rsidR="00130C34">
        <w:rPr>
          <w:sz w:val="22"/>
          <w:szCs w:val="22"/>
        </w:rPr>
        <w:t xml:space="preserve"> </w:t>
      </w:r>
      <w:r w:rsidR="003E6BA5">
        <w:rPr>
          <w:b/>
          <w:bCs/>
          <w:sz w:val="22"/>
          <w:szCs w:val="22"/>
        </w:rPr>
        <w:t>D)</w:t>
      </w:r>
      <w:r w:rsidR="003E6BA5">
        <w:rPr>
          <w:sz w:val="22"/>
          <w:szCs w:val="22"/>
        </w:rPr>
        <w:t xml:space="preserve"> The weekly averages of </w:t>
      </w:r>
      <w:r w:rsidR="00313967">
        <w:rPr>
          <w:sz w:val="22"/>
          <w:szCs w:val="22"/>
        </w:rPr>
        <w:t xml:space="preserve">daily </w:t>
      </w:r>
      <w:r w:rsidR="003E6BA5">
        <w:rPr>
          <w:sz w:val="22"/>
          <w:szCs w:val="22"/>
        </w:rPr>
        <w:t>confirmed cases for the same countries.</w:t>
      </w:r>
      <w:r w:rsidR="00313967">
        <w:rPr>
          <w:sz w:val="22"/>
          <w:szCs w:val="22"/>
        </w:rPr>
        <w:t xml:space="preserve">  Note that the long regions of linear growth in the cumulative graphs in (A) and (C) correspond to broadened peaks in the daily case counts; these broadened peaks are not produced by traditional SIR or SEIR models.</w:t>
      </w:r>
      <w:r w:rsidR="00783CA3">
        <w:rPr>
          <w:sz w:val="22"/>
          <w:szCs w:val="22"/>
        </w:rPr>
        <w:t xml:space="preserve">  </w:t>
      </w:r>
      <w:r w:rsidR="00CD16AA">
        <w:rPr>
          <w:sz w:val="22"/>
          <w:szCs w:val="22"/>
        </w:rPr>
        <w:t>For reference, infection rate and daily infection rate of a standard SIR model is shown in pink dashed lines, in (A) and (B), respectively.</w:t>
      </w:r>
      <w:r w:rsidR="0057313C">
        <w:rPr>
          <w:sz w:val="22"/>
          <w:szCs w:val="22"/>
        </w:rPr>
        <w:t xml:space="preserve"> </w:t>
      </w:r>
      <w:r w:rsidR="0057313C" w:rsidRPr="0057313C">
        <w:rPr>
          <w:sz w:val="22"/>
          <w:szCs w:val="22"/>
        </w:rPr>
        <w:t>Data for Fig. 1 is taken from John Hopkins University compilation and averaged over 7 days to remove weekly oscillations in reporting.</w:t>
      </w:r>
    </w:p>
    <w:p w14:paraId="5D137DF4" w14:textId="77777777" w:rsidR="003E6BA5" w:rsidRPr="003E6BA5" w:rsidRDefault="003E6BA5" w:rsidP="00B05583">
      <w:pPr>
        <w:jc w:val="both"/>
        <w:rPr>
          <w:sz w:val="22"/>
          <w:szCs w:val="22"/>
        </w:rPr>
      </w:pP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38395CD7"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w:t>
      </w:r>
      <w:r w:rsidR="00FB389E" w:rsidRPr="004E273D">
        <w:rPr>
          <w:i/>
          <w:iCs/>
          <w:sz w:val="22"/>
          <w:szCs w:val="22"/>
        </w:rPr>
        <w:t>S</w:t>
      </w:r>
      <w:r w:rsidR="00FB389E" w:rsidRPr="00FB389E">
        <w:rPr>
          <w:sz w:val="22"/>
          <w:szCs w:val="22"/>
        </w:rPr>
        <w:t xml:space="preserve"> and </w:t>
      </w:r>
      <w:r w:rsidR="00FB389E" w:rsidRPr="004E273D">
        <w:rPr>
          <w:i/>
          <w:iCs/>
          <w:sz w:val="22"/>
          <w:szCs w:val="22"/>
        </w:rPr>
        <w:t>S</w:t>
      </w:r>
      <w:r w:rsidR="00FB389E" w:rsidRPr="004E273D">
        <w:rPr>
          <w:i/>
          <w:iCs/>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w:t>
      </w:r>
      <w:r w:rsidR="00F3368C">
        <w:rPr>
          <w:sz w:val="22"/>
          <w:szCs w:val="22"/>
        </w:rPr>
        <w:t>the full models employed in Fig. 3 and below</w:t>
      </w:r>
      <w:r w:rsidR="00141EC7">
        <w:rPr>
          <w:sz w:val="22"/>
          <w:szCs w:val="22"/>
        </w:rPr>
        <w:t xml:space="preserve">, the exposed </w:t>
      </w:r>
      <w:r w:rsidR="00141EC7" w:rsidRPr="004E273D">
        <w:rPr>
          <w:i/>
          <w:iCs/>
          <w:sz w:val="22"/>
          <w:szCs w:val="22"/>
        </w:rPr>
        <w:t xml:space="preserve">E </w:t>
      </w:r>
      <w:r w:rsidR="00141EC7">
        <w:rPr>
          <w:sz w:val="22"/>
          <w:szCs w:val="22"/>
        </w:rPr>
        <w:t xml:space="preserve">and infected individuals </w:t>
      </w:r>
      <w:r w:rsidR="00141EC7" w:rsidRPr="004E273D">
        <w:rPr>
          <w:i/>
          <w:iCs/>
          <w:sz w:val="22"/>
          <w:szCs w:val="22"/>
        </w:rPr>
        <w:t>I</w:t>
      </w:r>
      <w:r w:rsidR="00141EC7">
        <w:rPr>
          <w:sz w:val="22"/>
          <w:szCs w:val="22"/>
        </w:rPr>
        <w:t xml:space="preserve"> </w:t>
      </w:r>
      <w:r w:rsidR="00F3368C">
        <w:rPr>
          <w:sz w:val="22"/>
          <w:szCs w:val="22"/>
        </w:rPr>
        <w:t>are</w:t>
      </w:r>
      <w:r w:rsidR="00141EC7">
        <w:rPr>
          <w:sz w:val="22"/>
          <w:szCs w:val="22"/>
        </w:rPr>
        <w:t xml:space="preserve"> also distinguished by caution (see SI Fig S1)</w:t>
      </w:r>
      <w:r w:rsidR="00F3368C">
        <w:rPr>
          <w:sz w:val="22"/>
          <w:szCs w:val="22"/>
        </w:rPr>
        <w:t xml:space="preserve">, with cautioned infectives causing less infections of </w:t>
      </w:r>
      <w:proofErr w:type="spellStart"/>
      <w:r w:rsidR="00F3368C">
        <w:rPr>
          <w:sz w:val="22"/>
          <w:szCs w:val="22"/>
        </w:rPr>
        <w:t>susceptibles</w:t>
      </w:r>
      <w:proofErr w:type="spellEnd"/>
      <w:r w:rsidR="00F3368C">
        <w:rPr>
          <w:sz w:val="22"/>
          <w:szCs w:val="22"/>
        </w:rPr>
        <w:t>,</w:t>
      </w:r>
      <w:r w:rsidR="00141EC7">
        <w:rPr>
          <w:sz w:val="22"/>
          <w:szCs w:val="22"/>
        </w:rPr>
        <w:t xml:space="preserve"> </w:t>
      </w:r>
      <w:r w:rsidR="00F3368C">
        <w:rPr>
          <w:sz w:val="22"/>
          <w:szCs w:val="22"/>
        </w:rPr>
        <w:t xml:space="preserve">resulting </w:t>
      </w:r>
      <w:r w:rsidR="00141EC7">
        <w:rPr>
          <w:sz w:val="22"/>
          <w:szCs w:val="22"/>
        </w:rPr>
        <w:t xml:space="preserve">in </w:t>
      </w:r>
      <w:r w:rsidR="00F3368C">
        <w:rPr>
          <w:sz w:val="22"/>
          <w:szCs w:val="22"/>
        </w:rPr>
        <w:t xml:space="preserve">the </w:t>
      </w:r>
      <w:r w:rsidR="00141EC7">
        <w:rPr>
          <w:sz w:val="22"/>
          <w:szCs w:val="22"/>
        </w:rPr>
        <w:t>SC2IR and SC3EIR models.</w:t>
      </w:r>
      <w:r w:rsidR="00002DF1">
        <w:rPr>
          <w:sz w:val="22"/>
          <w:szCs w:val="22"/>
        </w:rPr>
        <w:t xml:space="preserve"> Likewise, more differentiated standard models like the SEI3R model, with three stages of infected individuals (</w:t>
      </w:r>
      <w:r w:rsidR="00002DF1" w:rsidRPr="004E273D">
        <w:rPr>
          <w:i/>
          <w:iCs/>
          <w:sz w:val="22"/>
          <w:szCs w:val="22"/>
        </w:rPr>
        <w:t>I</w:t>
      </w:r>
      <w:r w:rsidR="00002DF1" w:rsidRPr="004E273D">
        <w:rPr>
          <w:i/>
          <w:iCs/>
          <w:sz w:val="22"/>
          <w:szCs w:val="22"/>
          <w:vertAlign w:val="subscript"/>
        </w:rPr>
        <w:t>1</w:t>
      </w:r>
      <w:r w:rsidR="00002DF1">
        <w:rPr>
          <w:sz w:val="22"/>
          <w:szCs w:val="22"/>
        </w:rPr>
        <w:t xml:space="preserve"> non-hospitalized, </w:t>
      </w:r>
      <w:r w:rsidR="00002DF1" w:rsidRPr="004E273D">
        <w:rPr>
          <w:i/>
          <w:iCs/>
          <w:sz w:val="22"/>
          <w:szCs w:val="22"/>
        </w:rPr>
        <w:t>I</w:t>
      </w:r>
      <w:r w:rsidR="00002DF1" w:rsidRPr="004E273D">
        <w:rPr>
          <w:i/>
          <w:iCs/>
          <w:sz w:val="22"/>
          <w:szCs w:val="22"/>
          <w:vertAlign w:val="subscript"/>
        </w:rPr>
        <w:t>2</w:t>
      </w:r>
      <w:r w:rsidR="00002DF1">
        <w:rPr>
          <w:sz w:val="22"/>
          <w:szCs w:val="22"/>
        </w:rPr>
        <w:t xml:space="preserve"> hospitalized and </w:t>
      </w:r>
      <w:r w:rsidR="00002DF1" w:rsidRPr="004E273D">
        <w:rPr>
          <w:i/>
          <w:iCs/>
          <w:sz w:val="22"/>
          <w:szCs w:val="22"/>
        </w:rPr>
        <w:t>I</w:t>
      </w:r>
      <w:r w:rsidR="00002DF1" w:rsidRPr="004E273D">
        <w:rPr>
          <w:i/>
          <w:iCs/>
          <w:sz w:val="22"/>
          <w:szCs w:val="22"/>
          <w:vertAlign w:val="subscript"/>
        </w:rPr>
        <w:t>3</w:t>
      </w:r>
      <w:r w:rsidR="00002DF1">
        <w:rPr>
          <w:sz w:val="22"/>
          <w:szCs w:val="22"/>
        </w:rPr>
        <w:t xml:space="preserve"> critical care) can be extended to cautionary feedback via </w:t>
      </w:r>
      <w:r w:rsidR="00002DF1" w:rsidRPr="004E273D">
        <w:rPr>
          <w:i/>
          <w:iCs/>
          <w:sz w:val="22"/>
          <w:szCs w:val="22"/>
        </w:rPr>
        <w:t>I</w:t>
      </w:r>
      <w:r w:rsidR="00002DF1" w:rsidRPr="004E273D">
        <w:rPr>
          <w:i/>
          <w:iCs/>
          <w:sz w:val="22"/>
          <w:szCs w:val="22"/>
          <w:vertAlign w:val="subscript"/>
        </w:rPr>
        <w:t>3</w:t>
      </w:r>
      <w:r w:rsidR="00002DF1">
        <w:rPr>
          <w:sz w:val="22"/>
          <w:szCs w:val="22"/>
        </w:rPr>
        <w:t xml:space="preserve"> as </w:t>
      </w:r>
      <w:r w:rsidR="00F3368C">
        <w:rPr>
          <w:sz w:val="22"/>
          <w:szCs w:val="22"/>
        </w:rPr>
        <w:t>in</w:t>
      </w:r>
      <w:r w:rsidR="00002DF1">
        <w:rPr>
          <w:sz w:val="22"/>
          <w:szCs w:val="22"/>
        </w:rPr>
        <w:t xml:space="preserve"> SI Fig S1</w:t>
      </w:r>
      <w:r w:rsidR="00F3368C">
        <w:rPr>
          <w:sz w:val="22"/>
          <w:szCs w:val="22"/>
        </w:rPr>
        <w:t xml:space="preserve"> to the models SCEI3R and SC3EI3R</w:t>
      </w:r>
      <w:r w:rsidR="00002DF1">
        <w:rPr>
          <w:sz w:val="22"/>
          <w:szCs w:val="22"/>
        </w:rPr>
        <w:t>.</w:t>
      </w:r>
    </w:p>
    <w:p w14:paraId="13626192" w14:textId="77777777" w:rsidR="00831BED" w:rsidRDefault="00831BED">
      <w:pPr>
        <w:rPr>
          <w:sz w:val="22"/>
          <w:szCs w:val="22"/>
        </w:rPr>
      </w:pPr>
      <w:r>
        <w:rPr>
          <w:sz w:val="22"/>
          <w:szCs w:val="22"/>
        </w:rPr>
        <w:br w:type="page"/>
      </w:r>
    </w:p>
    <w:p w14:paraId="4FF1FF43" w14:textId="54861B6B" w:rsidR="00D5526F" w:rsidRPr="00FE5E9E" w:rsidRDefault="00E50473" w:rsidP="00FE5E9E">
      <w:pPr>
        <w:ind w:left="-426" w:hanging="283"/>
        <w:jc w:val="center"/>
        <w:rPr>
          <w:sz w:val="22"/>
          <w:szCs w:val="22"/>
        </w:rPr>
      </w:pPr>
      <w:r w:rsidRPr="00E50473">
        <w:rPr>
          <w:noProof/>
          <w:sz w:val="22"/>
          <w:szCs w:val="22"/>
        </w:rPr>
        <w:lastRenderedPageBreak/>
        <w:drawing>
          <wp:inline distT="0" distB="0" distL="0" distR="0" wp14:anchorId="37D6BEAC" wp14:editId="346CB874">
            <wp:extent cx="6452235" cy="656024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969" cy="6564045"/>
                    </a:xfrm>
                    <a:prstGeom prst="rect">
                      <a:avLst/>
                    </a:prstGeom>
                  </pic:spPr>
                </pic:pic>
              </a:graphicData>
            </a:graphic>
          </wp:inline>
        </w:drawing>
      </w:r>
    </w:p>
    <w:p w14:paraId="21D736C6" w14:textId="267AC2AD" w:rsidR="001E3962" w:rsidRPr="008E1C44" w:rsidRDefault="00D5526F" w:rsidP="00FE5E9E">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xml:space="preserve">. The </w:t>
      </w:r>
      <w:r w:rsidR="006B2018">
        <w:rPr>
          <w:sz w:val="22"/>
          <w:szCs w:val="22"/>
        </w:rPr>
        <w:t>three</w:t>
      </w:r>
      <w:r w:rsidR="0010500C" w:rsidRPr="0010500C">
        <w:rPr>
          <w:sz w:val="22"/>
          <w:szCs w:val="22"/>
        </w:rPr>
        <w:t xml:space="preserve"> underlying </w:t>
      </w:r>
      <w:r w:rsidR="006B2018">
        <w:rPr>
          <w:sz w:val="22"/>
          <w:szCs w:val="22"/>
        </w:rPr>
        <w:t xml:space="preserve">standard </w:t>
      </w:r>
      <w:r w:rsidR="0010500C" w:rsidRPr="0010500C">
        <w:rPr>
          <w:sz w:val="22"/>
          <w:szCs w:val="22"/>
        </w:rPr>
        <w:t xml:space="preserve">models </w:t>
      </w:r>
      <w:r w:rsidR="006B2018">
        <w:rPr>
          <w:sz w:val="22"/>
          <w:szCs w:val="22"/>
        </w:rPr>
        <w:t xml:space="preserve">SIR (left), </w:t>
      </w:r>
      <w:r w:rsidR="0010500C" w:rsidRPr="0010500C">
        <w:rPr>
          <w:sz w:val="22"/>
          <w:szCs w:val="22"/>
        </w:rPr>
        <w:t>SEIR (</w:t>
      </w:r>
      <w:proofErr w:type="spellStart"/>
      <w:r w:rsidR="006B2018">
        <w:rPr>
          <w:sz w:val="22"/>
          <w:szCs w:val="22"/>
        </w:rPr>
        <w:t>center</w:t>
      </w:r>
      <w:proofErr w:type="spellEnd"/>
      <w:r w:rsidR="0010500C" w:rsidRPr="0010500C">
        <w:rPr>
          <w:sz w:val="22"/>
          <w:szCs w:val="22"/>
        </w:rPr>
        <w:t>) and SEI3R (right</w:t>
      </w:r>
      <w:r w:rsidR="006B2018">
        <w:rPr>
          <w:sz w:val="22"/>
          <w:szCs w:val="22"/>
        </w:rPr>
        <w:t>,</w:t>
      </w:r>
      <w:r w:rsidR="0010500C" w:rsidRPr="0010500C">
        <w:rPr>
          <w:sz w:val="22"/>
          <w:szCs w:val="22"/>
        </w:rPr>
        <w:t xml:space="preserve">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individuals</w:t>
      </w:r>
      <w:r w:rsidR="006B2018">
        <w:rPr>
          <w:sz w:val="22"/>
          <w:szCs w:val="22"/>
        </w:rPr>
        <w:t>)</w:t>
      </w:r>
      <w:r w:rsidR="0010500C">
        <w:rPr>
          <w:sz w:val="22"/>
          <w:szCs w:val="22"/>
        </w:rPr>
        <w:t xml:space="preserve"> </w:t>
      </w:r>
      <w:r w:rsidR="00E50473">
        <w:rPr>
          <w:sz w:val="22"/>
          <w:szCs w:val="22"/>
        </w:rPr>
        <w:t xml:space="preserve">shown in the blue curves in the first row (c0=1) </w:t>
      </w:r>
      <w:r w:rsidR="0010500C" w:rsidRPr="0010500C">
        <w:rPr>
          <w:sz w:val="22"/>
          <w:szCs w:val="22"/>
        </w:rPr>
        <w:t>are extended with caution</w:t>
      </w:r>
      <w:r w:rsidR="00E50473">
        <w:rPr>
          <w:sz w:val="22"/>
          <w:szCs w:val="22"/>
        </w:rPr>
        <w:t>,</w:t>
      </w:r>
      <w:r w:rsidR="00211CDF">
        <w:rPr>
          <w:sz w:val="22"/>
          <w:szCs w:val="22"/>
        </w:rPr>
        <w:t xml:space="preserve"> </w:t>
      </w:r>
      <w:r w:rsidR="006B2018">
        <w:rPr>
          <w:sz w:val="22"/>
          <w:szCs w:val="22"/>
        </w:rPr>
        <w:t>distinguishing</w:t>
      </w:r>
      <w:r w:rsidR="0010500C" w:rsidRPr="0010500C">
        <w:rPr>
          <w:sz w:val="22"/>
          <w:szCs w:val="22"/>
        </w:rPr>
        <w:t xml:space="preserve"> </w:t>
      </w:r>
      <w:r w:rsidR="00FE5E9E">
        <w:rPr>
          <w:sz w:val="22"/>
          <w:szCs w:val="22"/>
        </w:rPr>
        <w:t xml:space="preserve">the </w:t>
      </w:r>
      <w:r w:rsidR="0010500C" w:rsidRPr="0010500C">
        <w:rPr>
          <w:sz w:val="22"/>
          <w:szCs w:val="22"/>
        </w:rPr>
        <w:t xml:space="preserve">cautioned </w:t>
      </w:r>
      <w:r w:rsidR="0010500C">
        <w:rPr>
          <w:sz w:val="22"/>
          <w:szCs w:val="22"/>
        </w:rPr>
        <w:t>susceptible</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C</m:t>
            </m:r>
          </m:sub>
        </m:sSub>
      </m:oMath>
      <w:r w:rsidR="006B2018">
        <w:rPr>
          <w:sz w:val="22"/>
          <w:szCs w:val="22"/>
        </w:rPr>
        <w:t xml:space="preserve"> as well as cautioned</w:t>
      </w:r>
      <w:r w:rsidR="0010500C">
        <w:rPr>
          <w:sz w:val="22"/>
          <w:szCs w:val="22"/>
        </w:rPr>
        <w:t xml:space="preserve"> </w:t>
      </w:r>
      <w:r w:rsidR="006B2018">
        <w:rPr>
          <w:sz w:val="22"/>
          <w:szCs w:val="22"/>
        </w:rPr>
        <w:t>infected</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oMath>
      <w:r w:rsidR="006B2018">
        <w:rPr>
          <w:rFonts w:eastAsiaTheme="minorEastAsia"/>
          <w:sz w:val="22"/>
          <w:szCs w:val="22"/>
        </w:rPr>
        <w:t xml:space="preserve">  (for </w:t>
      </w:r>
      <m:oMath>
        <m:r>
          <w:rPr>
            <w:rFonts w:ascii="Cambria Math" w:eastAsiaTheme="minorEastAsia" w:hAnsi="Cambria Math"/>
            <w:sz w:val="22"/>
            <w:szCs w:val="22"/>
          </w:rPr>
          <m:t>I</m:t>
        </m:r>
      </m:oMath>
      <w:r w:rsidR="006B2018">
        <w:rPr>
          <w:rFonts w:eastAsiaTheme="minorEastAsia"/>
          <w:sz w:val="22"/>
          <w:szCs w:val="22"/>
        </w:rPr>
        <w:t xml:space="preserve"> or in the case of SEI3R for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3</m:t>
            </m:r>
          </m:sub>
        </m:sSub>
      </m:oMath>
      <w:r w:rsidR="006B2018">
        <w:rPr>
          <w:rFonts w:eastAsiaTheme="minorEastAsia"/>
          <w:iCs/>
          <w:sz w:val="22"/>
          <w:szCs w:val="22"/>
        </w:rPr>
        <w:t xml:space="preserve"> </w:t>
      </w:r>
      <w:r w:rsidR="006B2018" w:rsidRPr="0010500C">
        <w:rPr>
          <w:sz w:val="22"/>
          <w:szCs w:val="22"/>
        </w:rPr>
        <w:t>assuming hospitalized cases are always cautioned</w:t>
      </w:r>
      <w:r w:rsidR="006B2018">
        <w:rPr>
          <w:rFonts w:eastAsiaTheme="minorEastAsia"/>
          <w:sz w:val="22"/>
          <w:szCs w:val="22"/>
        </w:rPr>
        <w:t xml:space="preserve">) and </w:t>
      </w:r>
      <w:r w:rsidR="00E50473">
        <w:rPr>
          <w:rFonts w:eastAsiaTheme="minorEastAsia"/>
          <w:sz w:val="22"/>
          <w:szCs w:val="22"/>
        </w:rPr>
        <w:t xml:space="preserve">for cases with </w:t>
      </w:r>
      <w:r w:rsidR="00E50473" w:rsidRPr="00E50473">
        <w:rPr>
          <w:rFonts w:eastAsiaTheme="minorEastAsia"/>
          <w:i/>
          <w:iCs/>
          <w:sz w:val="22"/>
          <w:szCs w:val="22"/>
        </w:rPr>
        <w:t>E</w:t>
      </w:r>
      <w:r w:rsidR="00FE5E9E">
        <w:rPr>
          <w:rFonts w:eastAsiaTheme="minorEastAsia"/>
          <w:sz w:val="22"/>
          <w:szCs w:val="22"/>
        </w:rPr>
        <w:t xml:space="preserve"> the cautioned exposed</w:t>
      </w:r>
      <w:r w:rsidR="0010500C">
        <w:rPr>
          <w:sz w:val="22"/>
          <w:szCs w:val="22"/>
        </w:rPr>
        <w:t xml:space="preserve"> </w:t>
      </w:r>
      <w:r w:rsidR="00FE5E9E">
        <w:rPr>
          <w:sz w:val="22"/>
          <w:szCs w:val="22"/>
        </w:rPr>
        <w:t xml:space="preserve">class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C</m:t>
            </m:r>
          </m:sub>
        </m:sSub>
      </m:oMath>
      <w:r w:rsidR="0010500C" w:rsidRPr="0010500C">
        <w:rPr>
          <w:sz w:val="22"/>
          <w:szCs w:val="22"/>
        </w:rPr>
        <w:t xml:space="preserve">. </w:t>
      </w:r>
      <w:r w:rsidR="0010500C">
        <w:rPr>
          <w:sz w:val="22"/>
          <w:szCs w:val="22"/>
        </w:rPr>
        <w:t xml:space="preserve">The </w:t>
      </w:r>
      <w:r w:rsidR="00A747C9">
        <w:rPr>
          <w:sz w:val="22"/>
          <w:szCs w:val="22"/>
        </w:rPr>
        <w:t>four</w:t>
      </w:r>
      <w:r w:rsidR="0010500C">
        <w:rPr>
          <w:sz w:val="22"/>
          <w:szCs w:val="22"/>
        </w:rPr>
        <w:t xml:space="preserve"> rows show the </w:t>
      </w:r>
      <w:r w:rsidR="00FA6B4E">
        <w:rPr>
          <w:sz w:val="22"/>
          <w:szCs w:val="22"/>
        </w:rPr>
        <w:t xml:space="preserve">separate </w:t>
      </w:r>
      <w:r w:rsidR="0010500C">
        <w:rPr>
          <w:sz w:val="22"/>
          <w:szCs w:val="22"/>
        </w:rPr>
        <w:t xml:space="preserve">variations of the response with each of three caution parameters </w:t>
      </w:r>
      <w:r w:rsidR="00A747C9">
        <w:rPr>
          <w:sz w:val="22"/>
          <w:szCs w:val="22"/>
        </w:rPr>
        <w:t xml:space="preserve">about reference values (0.2, 21, 0.3): </w:t>
      </w:r>
      <w:proofErr w:type="spellStart"/>
      <w:r w:rsidR="00FA6B4E">
        <w:rPr>
          <w:sz w:val="22"/>
          <w:szCs w:val="22"/>
        </w:rPr>
        <w:t>CautionFrac</w:t>
      </w:r>
      <w:proofErr w:type="spellEnd"/>
      <w:r w:rsidR="00A747C9">
        <w:rPr>
          <w:sz w:val="22"/>
          <w:szCs w:val="22"/>
        </w:rPr>
        <w:t>=c</w:t>
      </w:r>
      <w:r w:rsidR="00A747C9" w:rsidRPr="00A747C9">
        <w:rPr>
          <w:sz w:val="22"/>
          <w:szCs w:val="22"/>
          <w:vertAlign w:val="subscript"/>
        </w:rPr>
        <w:t>0</w:t>
      </w:r>
      <w:r w:rsidR="00FA6B4E">
        <w:rPr>
          <w:sz w:val="22"/>
          <w:szCs w:val="22"/>
        </w:rPr>
        <w:t>:</w:t>
      </w:r>
      <w:r w:rsidR="00FA6B4E" w:rsidRPr="00FA6B4E">
        <w:rPr>
          <w:sz w:val="22"/>
          <w:szCs w:val="22"/>
        </w:rPr>
        <w:t xml:space="preserve"> </w:t>
      </w:r>
      <w:r w:rsidR="00FA6B4E">
        <w:rPr>
          <w:sz w:val="22"/>
          <w:szCs w:val="22"/>
        </w:rPr>
        <w:t>infectivity reduction factor</w:t>
      </w:r>
      <w:r w:rsidR="00A747C9">
        <w:rPr>
          <w:sz w:val="22"/>
          <w:szCs w:val="22"/>
        </w:rPr>
        <w:t>;</w:t>
      </w:r>
      <w:r w:rsidR="00FA6B4E">
        <w:rPr>
          <w:sz w:val="22"/>
          <w:szCs w:val="22"/>
        </w:rPr>
        <w:t xml:space="preserve"> </w:t>
      </w:r>
      <w:proofErr w:type="spellStart"/>
      <w:r w:rsidR="00FA6B4E">
        <w:rPr>
          <w:sz w:val="22"/>
          <w:szCs w:val="22"/>
        </w:rPr>
        <w:t>CautionRetention</w:t>
      </w:r>
      <w:proofErr w:type="spellEnd"/>
      <w:r w:rsidR="00FA6B4E">
        <w:rPr>
          <w:sz w:val="22"/>
          <w:szCs w:val="22"/>
        </w:rPr>
        <w:t>:</w:t>
      </w:r>
      <w:r w:rsidR="00FA6B4E" w:rsidRPr="00FA6B4E">
        <w:rPr>
          <w:sz w:val="22"/>
          <w:szCs w:val="22"/>
        </w:rPr>
        <w:t xml:space="preserve"> </w:t>
      </w:r>
      <w:r w:rsidR="00FA6B4E">
        <w:rPr>
          <w:sz w:val="22"/>
          <w:szCs w:val="22"/>
        </w:rPr>
        <w:t>caution retention time</w:t>
      </w:r>
      <w:r w:rsidR="00A747C9">
        <w:rPr>
          <w:sz w:val="22"/>
          <w:szCs w:val="22"/>
        </w:rPr>
        <w:t xml:space="preserve"> = 1/c</w:t>
      </w:r>
      <w:r w:rsidR="00A747C9" w:rsidRPr="00A747C9">
        <w:rPr>
          <w:sz w:val="22"/>
          <w:szCs w:val="22"/>
          <w:vertAlign w:val="subscript"/>
        </w:rPr>
        <w:t>1</w:t>
      </w:r>
      <w:r w:rsidR="00A747C9">
        <w:rPr>
          <w:sz w:val="22"/>
          <w:szCs w:val="22"/>
        </w:rPr>
        <w:t>;</w:t>
      </w:r>
      <w:r w:rsidR="00FA6B4E">
        <w:rPr>
          <w:sz w:val="22"/>
          <w:szCs w:val="22"/>
        </w:rPr>
        <w:t xml:space="preserve"> </w:t>
      </w:r>
      <w:proofErr w:type="spellStart"/>
      <w:r w:rsidR="00FA6B4E">
        <w:rPr>
          <w:sz w:val="22"/>
          <w:szCs w:val="22"/>
        </w:rPr>
        <w:t>CautionICUFrac</w:t>
      </w:r>
      <w:proofErr w:type="spellEnd"/>
      <w:r w:rsidR="00785D57">
        <w:rPr>
          <w:sz w:val="22"/>
          <w:szCs w:val="22"/>
        </w:rPr>
        <w:t xml:space="preserve">: fraction of </w:t>
      </w:r>
      <w:r w:rsidR="00A747C9">
        <w:rPr>
          <w:sz w:val="22"/>
          <w:szCs w:val="22"/>
        </w:rPr>
        <w:t>intensive care units (ICUs)</w:t>
      </w:r>
      <w:r w:rsidR="00785D57">
        <w:rPr>
          <w:sz w:val="22"/>
          <w:szCs w:val="22"/>
        </w:rPr>
        <w:t xml:space="preserve"> occupied which result in a cautioning rate </w:t>
      </w:r>
      <w:r w:rsidR="00A747C9">
        <w:rPr>
          <w:sz w:val="22"/>
          <w:szCs w:val="22"/>
        </w:rPr>
        <w:t>c</w:t>
      </w:r>
      <w:r w:rsidR="00A747C9" w:rsidRPr="00A747C9">
        <w:rPr>
          <w:sz w:val="22"/>
          <w:szCs w:val="22"/>
          <w:vertAlign w:val="subscript"/>
        </w:rPr>
        <w:t>2</w:t>
      </w:r>
      <w:r w:rsidR="00A747C9">
        <w:rPr>
          <w:sz w:val="22"/>
          <w:szCs w:val="22"/>
        </w:rPr>
        <w:t>*I</w:t>
      </w:r>
      <w:r w:rsidR="00A747C9" w:rsidRPr="00A747C9">
        <w:rPr>
          <w:sz w:val="22"/>
          <w:szCs w:val="22"/>
          <w:vertAlign w:val="subscript"/>
        </w:rPr>
        <w:t>3</w:t>
      </w:r>
      <w:r w:rsidR="00A747C9">
        <w:rPr>
          <w:sz w:val="22"/>
          <w:szCs w:val="22"/>
        </w:rPr>
        <w:t xml:space="preserve"> </w:t>
      </w:r>
      <w:r w:rsidR="00785D57">
        <w:rPr>
          <w:sz w:val="22"/>
          <w:szCs w:val="22"/>
        </w:rPr>
        <w:t>of 1 per day</w:t>
      </w:r>
      <w:r w:rsidR="00A747C9">
        <w:rPr>
          <w:sz w:val="22"/>
          <w:szCs w:val="22"/>
        </w:rPr>
        <w:t>, i.e. c</w:t>
      </w:r>
      <w:r w:rsidR="00A747C9" w:rsidRPr="00A747C9">
        <w:rPr>
          <w:sz w:val="22"/>
          <w:szCs w:val="22"/>
          <w:vertAlign w:val="subscript"/>
        </w:rPr>
        <w:t>2</w:t>
      </w:r>
      <w:r w:rsidR="00A747C9">
        <w:rPr>
          <w:sz w:val="22"/>
          <w:szCs w:val="22"/>
        </w:rPr>
        <w:t>=1/(</w:t>
      </w:r>
      <w:proofErr w:type="spellStart"/>
      <w:r w:rsidR="00A747C9">
        <w:rPr>
          <w:sz w:val="22"/>
          <w:szCs w:val="22"/>
        </w:rPr>
        <w:t>ICUFrac</w:t>
      </w:r>
      <w:proofErr w:type="spellEnd"/>
      <w:r w:rsidR="00A747C9">
        <w:rPr>
          <w:sz w:val="22"/>
          <w:szCs w:val="22"/>
        </w:rPr>
        <w:t>*</w:t>
      </w:r>
      <w:proofErr w:type="spellStart"/>
      <w:r w:rsidR="00A747C9">
        <w:rPr>
          <w:sz w:val="22"/>
          <w:szCs w:val="22"/>
        </w:rPr>
        <w:t>CautionICUFrac</w:t>
      </w:r>
      <w:proofErr w:type="spellEnd"/>
      <w:r w:rsidR="00A747C9">
        <w:rPr>
          <w:sz w:val="22"/>
          <w:szCs w:val="22"/>
        </w:rPr>
        <w:t xml:space="preserve">, fixing </w:t>
      </w:r>
      <w:proofErr w:type="spellStart"/>
      <w:r w:rsidR="00A747C9">
        <w:rPr>
          <w:sz w:val="22"/>
          <w:szCs w:val="22"/>
        </w:rPr>
        <w:t>ICUFrac</w:t>
      </w:r>
      <w:proofErr w:type="spellEnd"/>
      <w:r w:rsidR="00A747C9">
        <w:rPr>
          <w:sz w:val="22"/>
          <w:szCs w:val="22"/>
        </w:rPr>
        <w:t>=0.002 for the plots,</w:t>
      </w:r>
      <w:r w:rsidR="00A747C9" w:rsidRPr="00A747C9">
        <w:rPr>
          <w:sz w:val="22"/>
          <w:szCs w:val="22"/>
        </w:rPr>
        <w:t xml:space="preserve"> </w:t>
      </w:r>
      <w:r w:rsidR="00A747C9">
        <w:rPr>
          <w:sz w:val="22"/>
          <w:szCs w:val="22"/>
        </w:rPr>
        <w:t>the fraction of ICUs per individual, assumed constant.</w:t>
      </w:r>
      <w:r w:rsidR="00FA6B4E">
        <w:rPr>
          <w:sz w:val="22"/>
          <w:szCs w:val="22"/>
        </w:rPr>
        <w:t xml:space="preserve"> </w:t>
      </w:r>
      <w:r w:rsidR="00FE5E9E">
        <w:rPr>
          <w:sz w:val="22"/>
          <w:szCs w:val="22"/>
        </w:rPr>
        <w:t xml:space="preserve">This interpretation of c2 is adjusted by the fraction of critical cases amongst infectives in the first two columns to make the </w:t>
      </w:r>
      <w:r w:rsidR="00E50473">
        <w:rPr>
          <w:sz w:val="22"/>
          <w:szCs w:val="22"/>
        </w:rPr>
        <w:t xml:space="preserve">differentiated </w:t>
      </w:r>
      <w:r w:rsidR="00FE5E9E">
        <w:rPr>
          <w:sz w:val="22"/>
          <w:szCs w:val="22"/>
        </w:rPr>
        <w:t>model commensurate</w:t>
      </w:r>
      <w:r w:rsidR="00E50473">
        <w:rPr>
          <w:sz w:val="22"/>
          <w:szCs w:val="22"/>
        </w:rPr>
        <w:t xml:space="preserve"> with the </w:t>
      </w:r>
      <w:r w:rsidR="00A747C9">
        <w:rPr>
          <w:sz w:val="22"/>
          <w:szCs w:val="22"/>
        </w:rPr>
        <w:t>first two</w:t>
      </w:r>
      <w:r w:rsidR="00FE5E9E">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27E59002" w:rsidR="001E3962" w:rsidRDefault="001E3962"/>
    <w:p w14:paraId="3695E778" w14:textId="325F30DB" w:rsidR="00AE4C8A" w:rsidRDefault="00AA6EE7" w:rsidP="003976D4">
      <w:pPr>
        <w:jc w:val="center"/>
      </w:pPr>
      <w:r>
        <w:rPr>
          <w:noProof/>
        </w:rPr>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8928AF">
        <w:rPr>
          <w:sz w:val="22"/>
        </w:rPr>
        <w:t>Exposure=0.4</w:t>
      </w:r>
      <w:r w:rsidR="00BA3A52" w:rsidRPr="00BA3A52">
        <w:rPr>
          <w:sz w:val="22"/>
          <w:szCs w:val="22"/>
          <w:lang w:val="en-US"/>
        </w:rPr>
        <w:t>,</w:t>
      </w:r>
      <w:r w:rsidR="00BA3A52" w:rsidRPr="008928AF">
        <w:rPr>
          <w:sz w:val="22"/>
        </w:rPr>
        <w:t xml:space="preserve"> IncubPeriod=5</w:t>
      </w:r>
      <w:r w:rsidR="00BA3A52" w:rsidRPr="00BA3A52">
        <w:rPr>
          <w:sz w:val="22"/>
          <w:szCs w:val="22"/>
          <w:lang w:val="en-US"/>
        </w:rPr>
        <w:t>,</w:t>
      </w:r>
      <w:r w:rsidR="00BA3A52" w:rsidRPr="008928AF">
        <w:rPr>
          <w:sz w:val="22"/>
        </w:rPr>
        <w:t xml:space="preserve"> DurMildInf=10</w:t>
      </w:r>
      <w:r w:rsidR="00BA3A52" w:rsidRPr="00BA3A52">
        <w:rPr>
          <w:sz w:val="22"/>
          <w:szCs w:val="22"/>
          <w:lang w:val="en-US"/>
        </w:rPr>
        <w:t>,</w:t>
      </w:r>
      <w:r w:rsidR="00BA3A52">
        <w:rPr>
          <w:sz w:val="22"/>
          <w:szCs w:val="22"/>
          <w:lang w:val="en-US"/>
        </w:rPr>
        <w:t xml:space="preserve"> </w:t>
      </w:r>
      <w:r w:rsidR="00BA3A52" w:rsidRPr="008928AF">
        <w:rPr>
          <w:sz w:val="22"/>
        </w:rPr>
        <w:t>FracMild=0.7</w:t>
      </w:r>
      <w:r w:rsidR="00BA3A52" w:rsidRPr="00BA3A52">
        <w:rPr>
          <w:sz w:val="22"/>
          <w:szCs w:val="22"/>
          <w:lang w:val="en-US"/>
        </w:rPr>
        <w:t>,</w:t>
      </w:r>
      <w:r w:rsidR="00BA3A52" w:rsidRPr="008928AF">
        <w:rPr>
          <w:sz w:val="22"/>
        </w:rPr>
        <w:t xml:space="preserve">  FracSevere=0.20</w:t>
      </w:r>
      <w:r w:rsidR="00BA3A52" w:rsidRPr="00BA3A52">
        <w:rPr>
          <w:sz w:val="22"/>
          <w:szCs w:val="22"/>
          <w:lang w:val="en-US"/>
        </w:rPr>
        <w:t xml:space="preserve">, </w:t>
      </w:r>
      <w:r w:rsidR="00BA3A52" w:rsidRPr="008928AF">
        <w:rPr>
          <w:sz w:val="22"/>
        </w:rPr>
        <w:t>FracCritical=0.1</w:t>
      </w:r>
      <w:r w:rsidR="00BA3A52" w:rsidRPr="00BA3A52">
        <w:rPr>
          <w:sz w:val="22"/>
          <w:szCs w:val="22"/>
          <w:lang w:val="en-US"/>
        </w:rPr>
        <w:t>,</w:t>
      </w:r>
      <w:r w:rsidR="00BA3A52">
        <w:rPr>
          <w:sz w:val="22"/>
          <w:szCs w:val="22"/>
        </w:rPr>
        <w:t xml:space="preserve"> </w:t>
      </w:r>
      <w:r w:rsidR="00BA3A52" w:rsidRPr="008928AF">
        <w:rPr>
          <w:sz w:val="22"/>
        </w:rPr>
        <w:t>CFR=0.05</w:t>
      </w:r>
      <w:r w:rsidR="00BA3A52" w:rsidRPr="00BA3A52">
        <w:rPr>
          <w:sz w:val="22"/>
          <w:szCs w:val="22"/>
          <w:lang w:val="en-US"/>
        </w:rPr>
        <w:t xml:space="preserve">, </w:t>
      </w:r>
      <w:r w:rsidR="00BA3A52" w:rsidRPr="008928AF">
        <w:rPr>
          <w:sz w:val="22"/>
        </w:rPr>
        <w:t>TimeICUDeath=5</w:t>
      </w:r>
      <w:r w:rsidR="00BA3A52" w:rsidRPr="00BA3A52">
        <w:rPr>
          <w:sz w:val="22"/>
          <w:szCs w:val="22"/>
          <w:lang w:val="en-US"/>
        </w:rPr>
        <w:t xml:space="preserve">, </w:t>
      </w:r>
      <w:r w:rsidR="00BA3A52" w:rsidRPr="008928AF">
        <w:rPr>
          <w:sz w:val="22"/>
        </w:rPr>
        <w:t>DurHosp=4</w:t>
      </w:r>
      <w:r w:rsidR="00BA3A52" w:rsidRPr="00BA3A52">
        <w:rPr>
          <w:sz w:val="22"/>
          <w:szCs w:val="22"/>
          <w:lang w:val="en-US"/>
        </w:rPr>
        <w:t>,</w:t>
      </w:r>
      <w:r w:rsidR="00BA3A52" w:rsidRPr="008928AF">
        <w:rPr>
          <w:sz w:val="22"/>
        </w:rPr>
        <w:t xml:space="preserve"> FracConfirmedDet=0.125</w:t>
      </w:r>
      <w:r w:rsidR="00BA3A52" w:rsidRPr="00BA3A52">
        <w:rPr>
          <w:sz w:val="22"/>
          <w:szCs w:val="22"/>
          <w:lang w:val="en-US"/>
        </w:rPr>
        <w:t>,</w:t>
      </w:r>
      <w:r w:rsidR="00BA3A52">
        <w:rPr>
          <w:sz w:val="22"/>
          <w:szCs w:val="22"/>
          <w:lang w:val="en-US"/>
        </w:rPr>
        <w:t xml:space="preserve"> </w:t>
      </w:r>
      <w:r w:rsidR="00BA3A52" w:rsidRPr="008928AF">
        <w:rPr>
          <w:sz w:val="22"/>
        </w:rPr>
        <w:t>FracDeathsDet=1.0</w:t>
      </w:r>
      <w:r w:rsidR="00BA3A52">
        <w:rPr>
          <w:sz w:val="22"/>
          <w:szCs w:val="22"/>
          <w:lang w:val="en-US"/>
        </w:rPr>
        <w:t xml:space="preserve">, </w:t>
      </w:r>
      <w:r w:rsidR="00BA3A52" w:rsidRPr="008928AF">
        <w:rPr>
          <w:sz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8928AF" w:rsidRDefault="00BA3A52" w:rsidP="00AA6EE7">
      <w:pPr>
        <w:jc w:val="both"/>
        <w:rPr>
          <w:sz w:val="22"/>
        </w:rPr>
      </w:pPr>
    </w:p>
    <w:p w14:paraId="431782C5" w14:textId="77777777" w:rsidR="00DA1594" w:rsidRDefault="001508F4">
      <w:pPr>
        <w:rPr>
          <w:sz w:val="22"/>
          <w:szCs w:val="22"/>
        </w:rPr>
      </w:pPr>
      <w:r w:rsidRPr="00AE4C8A">
        <w:rPr>
          <w:sz w:val="22"/>
          <w:szCs w:val="22"/>
        </w:rPr>
        <w:br w:type="page"/>
      </w:r>
    </w:p>
    <w:p w14:paraId="4C48E296" w14:textId="77777777" w:rsidR="00DA1594" w:rsidRDefault="00DA1594">
      <w:pPr>
        <w:rPr>
          <w:sz w:val="22"/>
          <w:szCs w:val="22"/>
        </w:rPr>
      </w:pPr>
    </w:p>
    <w:p w14:paraId="434F4739" w14:textId="6945BED7" w:rsidR="00DA1594" w:rsidRDefault="00DA1594">
      <w:pPr>
        <w:rPr>
          <w:sz w:val="22"/>
          <w:szCs w:val="22"/>
        </w:rPr>
      </w:pPr>
      <w:r w:rsidRPr="00AE4C8A">
        <w:rPr>
          <w:b/>
          <w:bCs/>
          <w:sz w:val="22"/>
          <w:szCs w:val="22"/>
        </w:rPr>
        <w:t xml:space="preserve">Fig. </w:t>
      </w:r>
      <w:r>
        <w:rPr>
          <w:b/>
          <w:bCs/>
          <w:sz w:val="22"/>
          <w:szCs w:val="22"/>
        </w:rPr>
        <w:t>5</w:t>
      </w:r>
      <w:r w:rsidRPr="00AE4C8A">
        <w:rPr>
          <w:b/>
          <w:bCs/>
          <w:sz w:val="22"/>
          <w:szCs w:val="22"/>
        </w:rPr>
        <w:t xml:space="preserve"> </w:t>
      </w:r>
      <w:r>
        <w:rPr>
          <w:b/>
          <w:bCs/>
          <w:sz w:val="22"/>
          <w:szCs w:val="22"/>
        </w:rPr>
        <w:t>Economic</w:t>
      </w:r>
      <w:r w:rsidRPr="00AE4C8A">
        <w:rPr>
          <w:b/>
          <w:bCs/>
          <w:sz w:val="22"/>
          <w:szCs w:val="22"/>
        </w:rPr>
        <w:t xml:space="preserve"> </w:t>
      </w:r>
      <w:r>
        <w:rPr>
          <w:b/>
          <w:bCs/>
          <w:sz w:val="22"/>
          <w:szCs w:val="22"/>
        </w:rPr>
        <w:t xml:space="preserve">coupling with caution in </w:t>
      </w:r>
      <w:r w:rsidRPr="00AE4C8A">
        <w:rPr>
          <w:b/>
          <w:bCs/>
          <w:sz w:val="22"/>
          <w:szCs w:val="22"/>
        </w:rPr>
        <w:t>SC3</w:t>
      </w:r>
      <w:r>
        <w:rPr>
          <w:b/>
          <w:bCs/>
          <w:sz w:val="22"/>
          <w:szCs w:val="22"/>
        </w:rPr>
        <w:t>U</w:t>
      </w:r>
      <w:r w:rsidRPr="00AE4C8A">
        <w:rPr>
          <w:b/>
          <w:bCs/>
          <w:sz w:val="22"/>
          <w:szCs w:val="22"/>
        </w:rPr>
        <w:t>EI3R model</w:t>
      </w:r>
      <w:r w:rsidRPr="00AE4C8A">
        <w:rPr>
          <w:sz w:val="22"/>
          <w:szCs w:val="22"/>
        </w:rPr>
        <w:t xml:space="preserve">. </w:t>
      </w:r>
      <w:r w:rsidR="001C653A">
        <w:rPr>
          <w:sz w:val="22"/>
          <w:szCs w:val="22"/>
        </w:rPr>
        <w:t xml:space="preserve">The influence of economic stringencies on the cautionary response is shown, in </w:t>
      </w:r>
      <w:r w:rsidR="001C653A" w:rsidRPr="001C653A">
        <w:rPr>
          <w:b/>
          <w:bCs/>
          <w:sz w:val="22"/>
          <w:szCs w:val="22"/>
        </w:rPr>
        <w:t>A</w:t>
      </w:r>
      <w:r w:rsidR="001C653A">
        <w:rPr>
          <w:sz w:val="22"/>
          <w:szCs w:val="22"/>
        </w:rPr>
        <w:t xml:space="preserve"> for typical variation of the coupling strength and </w:t>
      </w:r>
      <w:r w:rsidR="001C653A" w:rsidRPr="001C653A">
        <w:rPr>
          <w:b/>
          <w:bCs/>
          <w:sz w:val="22"/>
          <w:szCs w:val="22"/>
        </w:rPr>
        <w:t>B</w:t>
      </w:r>
      <w:r w:rsidR="001C653A">
        <w:rPr>
          <w:sz w:val="22"/>
          <w:szCs w:val="22"/>
        </w:rPr>
        <w:t xml:space="preserve"> and </w:t>
      </w:r>
      <w:r w:rsidR="001C653A" w:rsidRPr="001C653A">
        <w:rPr>
          <w:b/>
          <w:bCs/>
          <w:sz w:val="22"/>
          <w:szCs w:val="22"/>
        </w:rPr>
        <w:t>C</w:t>
      </w:r>
      <w:r w:rsidR="001C653A">
        <w:rPr>
          <w:sz w:val="22"/>
          <w:szCs w:val="22"/>
        </w:rPr>
        <w:t xml:space="preserve"> as a fit to the data for the USA </w:t>
      </w:r>
      <w:r w:rsidR="001C653A" w:rsidRPr="001C653A">
        <w:rPr>
          <w:sz w:val="22"/>
          <w:szCs w:val="22"/>
          <w:highlight w:val="yellow"/>
        </w:rPr>
        <w:t>and Spain</w:t>
      </w:r>
      <w:r w:rsidR="001C653A">
        <w:rPr>
          <w:sz w:val="22"/>
          <w:szCs w:val="22"/>
        </w:rPr>
        <w:t>. Note that the strength of the cautionary response on the pandemic is weakened by economic considerations as expected.</w:t>
      </w:r>
      <w:r>
        <w:rPr>
          <w:sz w:val="22"/>
          <w:szCs w:val="22"/>
        </w:rPr>
        <w:br w:type="page"/>
      </w:r>
    </w:p>
    <w:p w14:paraId="5BE10574" w14:textId="77777777" w:rsidR="001508F4" w:rsidRPr="00AE4C8A" w:rsidRDefault="001508F4">
      <w:pPr>
        <w:rPr>
          <w:sz w:val="22"/>
          <w:szCs w:val="22"/>
        </w:rPr>
      </w:pPr>
    </w:p>
    <w:p w14:paraId="5E932A82" w14:textId="0712956A" w:rsidR="001508F4" w:rsidRDefault="001508F4" w:rsidP="00D509E0">
      <w:pPr>
        <w:pStyle w:val="Heading1"/>
      </w:pPr>
      <w:r>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3D5D810F" w:rsidR="00D509E0" w:rsidRDefault="00D509E0" w:rsidP="00D509E0">
            <w:pPr>
              <w:ind w:left="-35" w:firstLine="1"/>
            </w:pPr>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472CF11E" w:rsidR="00D509E0" w:rsidRDefault="00D509E0" w:rsidP="00D509E0">
            <w:pPr>
              <w:ind w:left="-35" w:firstLine="1"/>
            </w:pPr>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w:t>
      </w:r>
      <w:r w:rsidR="00905C25">
        <w:rPr>
          <w:sz w:val="22"/>
          <w:szCs w:val="22"/>
        </w:rPr>
        <w:lastRenderedPageBreak/>
        <w:t>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4B13764A" w14:textId="77777777" w:rsidR="007C0877" w:rsidRPr="007C0877" w:rsidRDefault="0011114A" w:rsidP="007C0877">
      <w:pPr>
        <w:pStyle w:val="EndNoteBibliography"/>
        <w:rPr>
          <w:noProof/>
        </w:rPr>
      </w:pPr>
      <w:r>
        <w:fldChar w:fldCharType="begin"/>
      </w:r>
      <w:r>
        <w:instrText xml:space="preserve"> ADDIN EN.REFLIST </w:instrText>
      </w:r>
      <w:r>
        <w:fldChar w:fldCharType="separate"/>
      </w:r>
      <w:r w:rsidR="007C0877" w:rsidRPr="007C0877">
        <w:rPr>
          <w:noProof/>
        </w:rPr>
        <w:t>1.</w:t>
      </w:r>
      <w:r w:rsidR="007C0877" w:rsidRPr="007C0877">
        <w:rPr>
          <w:noProof/>
        </w:rPr>
        <w:tab/>
        <w:t>Kermack, W.O., McKendrick, A.G., Walker, G.T.: A contribution to the mathematical theory of epidemics. Proceedings of the Royal Society of London. Series A, Containing Papers of a Mathematical and Physical Character 115,</w:t>
      </w:r>
      <w:r w:rsidR="007C0877" w:rsidRPr="007C0877">
        <w:rPr>
          <w:b/>
          <w:noProof/>
        </w:rPr>
        <w:t xml:space="preserve"> </w:t>
      </w:r>
      <w:r w:rsidR="007C0877" w:rsidRPr="007C0877">
        <w:rPr>
          <w:noProof/>
        </w:rPr>
        <w:t>700-721 (1927)</w:t>
      </w:r>
    </w:p>
    <w:p w14:paraId="1F9BBDDC" w14:textId="77777777" w:rsidR="007C0877" w:rsidRPr="007C0877" w:rsidRDefault="007C0877" w:rsidP="007C0877">
      <w:pPr>
        <w:pStyle w:val="EndNoteBibliography"/>
        <w:rPr>
          <w:noProof/>
        </w:rPr>
      </w:pPr>
      <w:r w:rsidRPr="007C0877">
        <w:rPr>
          <w:noProof/>
        </w:rPr>
        <w:t>2.</w:t>
      </w:r>
      <w:r w:rsidRPr="007C0877">
        <w:rPr>
          <w:noProof/>
        </w:rPr>
        <w:tab/>
        <w:t>R.M., A., B., A., R.M., M.: Infectious Diseases of Humans: Dynamics and Control. Oxford University Press, Oxford, UK (1992)</w:t>
      </w:r>
    </w:p>
    <w:p w14:paraId="13B71E45" w14:textId="77777777" w:rsidR="007C0877" w:rsidRPr="007C0877" w:rsidRDefault="007C0877" w:rsidP="007C0877">
      <w:pPr>
        <w:pStyle w:val="EndNoteBibliography"/>
        <w:rPr>
          <w:noProof/>
        </w:rPr>
      </w:pPr>
      <w:r w:rsidRPr="007C0877">
        <w:rPr>
          <w:noProof/>
        </w:rPr>
        <w:t>3.</w:t>
      </w:r>
      <w:r w:rsidRPr="007C0877">
        <w:rPr>
          <w:noProof/>
        </w:rPr>
        <w:tab/>
        <w:t>Anderson, R., May, R.: Directly transmitted infections diseases: control by vaccination. Science 215,</w:t>
      </w:r>
      <w:r w:rsidRPr="007C0877">
        <w:rPr>
          <w:b/>
          <w:noProof/>
        </w:rPr>
        <w:t xml:space="preserve"> </w:t>
      </w:r>
      <w:r w:rsidRPr="007C0877">
        <w:rPr>
          <w:noProof/>
        </w:rPr>
        <w:t>1053-1060 (1982)</w:t>
      </w:r>
    </w:p>
    <w:p w14:paraId="780069A9" w14:textId="77777777" w:rsidR="007C0877" w:rsidRPr="007C0877" w:rsidRDefault="007C0877" w:rsidP="007C0877">
      <w:pPr>
        <w:pStyle w:val="EndNoteBibliography"/>
        <w:rPr>
          <w:noProof/>
        </w:rPr>
      </w:pPr>
      <w:r w:rsidRPr="007C0877">
        <w:rPr>
          <w:noProof/>
        </w:rPr>
        <w:t>4.</w:t>
      </w:r>
      <w:r w:rsidRPr="007C0877">
        <w:rPr>
          <w:noProof/>
        </w:rPr>
        <w:tab/>
        <w:t>Hethcote, H.W.: The Mathematics of Infectious Diseases. SIAM Rev. 42,</w:t>
      </w:r>
      <w:r w:rsidRPr="007C0877">
        <w:rPr>
          <w:b/>
          <w:noProof/>
        </w:rPr>
        <w:t xml:space="preserve"> </w:t>
      </w:r>
      <w:r w:rsidRPr="007C0877">
        <w:rPr>
          <w:noProof/>
        </w:rPr>
        <w:t>599–653 (2000)</w:t>
      </w:r>
    </w:p>
    <w:p w14:paraId="3CF1B970" w14:textId="77777777" w:rsidR="007C0877" w:rsidRPr="007C0877" w:rsidRDefault="007C0877" w:rsidP="007C0877">
      <w:pPr>
        <w:pStyle w:val="EndNoteBibliography"/>
        <w:rPr>
          <w:noProof/>
        </w:rPr>
      </w:pPr>
      <w:r w:rsidRPr="007C0877">
        <w:rPr>
          <w:noProof/>
        </w:rPr>
        <w:t>5.</w:t>
      </w:r>
      <w:r w:rsidRPr="007C0877">
        <w:rPr>
          <w:noProof/>
        </w:rPr>
        <w:tab/>
        <w:t>Wu, Z., McGoogan, J.M.: Characteristics of and Important Lessons from the Coronavirus Disease 2019 (COVID-19) Outbreak in China: Summary of a Report of 72 314 Cases from the Chinese Center for Disease Control and Prevention. . JAMA 323,</w:t>
      </w:r>
      <w:r w:rsidRPr="007C0877">
        <w:rPr>
          <w:b/>
          <w:noProof/>
        </w:rPr>
        <w:t xml:space="preserve"> </w:t>
      </w:r>
      <w:r w:rsidRPr="007C0877">
        <w:rPr>
          <w:noProof/>
        </w:rPr>
        <w:t>1239–1242 (2020)</w:t>
      </w:r>
    </w:p>
    <w:p w14:paraId="12CDD9A6" w14:textId="77777777" w:rsidR="007C0877" w:rsidRPr="007C0877" w:rsidRDefault="007C0877" w:rsidP="007C0877">
      <w:pPr>
        <w:pStyle w:val="EndNoteBibliography"/>
        <w:rPr>
          <w:noProof/>
        </w:rPr>
      </w:pPr>
      <w:r w:rsidRPr="007C0877">
        <w:rPr>
          <w:noProof/>
        </w:rPr>
        <w:t>6.</w:t>
      </w:r>
      <w:r w:rsidRPr="007C0877">
        <w:rPr>
          <w:noProof/>
        </w:rPr>
        <w:tab/>
        <w:t>Lin, Q., Zhao, S., Gao, D., Lou, Y., Yang, S., Musa, S.S., Wang, M.H., Cai, Y., Wang, W., Yang, L., He, D.: A conceptual model for the coronavirus disease 2019 (COVID-19) outbreak in Wuhan, China with individual reaction and governmental action. Int. J. Infect. Dis. 93,</w:t>
      </w:r>
      <w:r w:rsidRPr="007C0877">
        <w:rPr>
          <w:b/>
          <w:noProof/>
        </w:rPr>
        <w:t xml:space="preserve"> </w:t>
      </w:r>
      <w:r w:rsidRPr="007C0877">
        <w:rPr>
          <w:noProof/>
        </w:rPr>
        <w:t>211-216 (2020)</w:t>
      </w:r>
    </w:p>
    <w:p w14:paraId="34EDF8D6" w14:textId="77777777" w:rsidR="007C0877" w:rsidRPr="007C0877" w:rsidRDefault="007C0877" w:rsidP="007C0877">
      <w:pPr>
        <w:pStyle w:val="EndNoteBibliography"/>
        <w:rPr>
          <w:noProof/>
        </w:rPr>
      </w:pPr>
      <w:r w:rsidRPr="007C0877">
        <w:rPr>
          <w:noProof/>
        </w:rPr>
        <w:t>7.</w:t>
      </w:r>
      <w:r w:rsidRPr="007C0877">
        <w:rPr>
          <w:noProof/>
        </w:rPr>
        <w:tab/>
        <w:t>Giordano, G., Blanchini, F., Bruno, R., Colaneri, P., Di Filippo, A., Di Matteo, A., Colaneri, M.: Modelling the COVID-19 epidemic and implementation of population-wide interventions in Italy. Nature Medicine (2020)</w:t>
      </w:r>
    </w:p>
    <w:p w14:paraId="3FF7FAF1" w14:textId="77777777" w:rsidR="007C0877" w:rsidRPr="007C0877" w:rsidRDefault="007C0877" w:rsidP="007C0877">
      <w:pPr>
        <w:pStyle w:val="EndNoteBibliography"/>
        <w:rPr>
          <w:noProof/>
        </w:rPr>
      </w:pPr>
      <w:r w:rsidRPr="007C0877">
        <w:rPr>
          <w:noProof/>
        </w:rPr>
        <w:t>8.</w:t>
      </w:r>
      <w:r w:rsidRPr="007C0877">
        <w:rPr>
          <w:noProof/>
        </w:rPr>
        <w:tab/>
        <w:t>Gumel, A.B., Ruan, S., Day, T., Watmough, J., Brauer, F., van den Driessche, P., Gabrielson, D., Bowman, C., Alexander, M.E., Ardal, S., Wu, J., Sahai, B.M.: Modelling strategies for controlling SARS outbreaks. Proc Biol Sci 271,</w:t>
      </w:r>
      <w:r w:rsidRPr="007C0877">
        <w:rPr>
          <w:b/>
          <w:noProof/>
        </w:rPr>
        <w:t xml:space="preserve"> </w:t>
      </w:r>
      <w:r w:rsidRPr="007C0877">
        <w:rPr>
          <w:noProof/>
        </w:rPr>
        <w:t>2223-2232 (2004)</w:t>
      </w:r>
    </w:p>
    <w:p w14:paraId="6A7D4884" w14:textId="77777777" w:rsidR="007C0877" w:rsidRPr="007C0877" w:rsidRDefault="007C0877" w:rsidP="007C0877">
      <w:pPr>
        <w:pStyle w:val="EndNoteBibliography"/>
        <w:rPr>
          <w:noProof/>
        </w:rPr>
      </w:pPr>
      <w:r w:rsidRPr="007C0877">
        <w:rPr>
          <w:noProof/>
        </w:rPr>
        <w:t>9.</w:t>
      </w:r>
      <w:r w:rsidRPr="007C0877">
        <w:rPr>
          <w:noProof/>
        </w:rPr>
        <w:tab/>
        <w:t>Klepac, P., Kucharski, A.J., Conlan, A.J., Kissler, S., Tang, M., Fry, H., Gog, J.R.: Contacts in context: large-scale setting-specific social mixing matrices from the BBC Pandemic project. medRxiv (2020)</w:t>
      </w:r>
    </w:p>
    <w:p w14:paraId="36E3FE22" w14:textId="77777777" w:rsidR="007C0877" w:rsidRPr="007C0877" w:rsidRDefault="007C0877" w:rsidP="007C0877">
      <w:pPr>
        <w:pStyle w:val="EndNoteBibliography"/>
        <w:rPr>
          <w:noProof/>
        </w:rPr>
      </w:pPr>
      <w:r w:rsidRPr="007C0877">
        <w:rPr>
          <w:noProof/>
        </w:rPr>
        <w:t>10.</w:t>
      </w:r>
      <w:r w:rsidRPr="007C0877">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w:t>
      </w:r>
      <w:r w:rsidRPr="007C0877">
        <w:rPr>
          <w:b/>
          <w:noProof/>
        </w:rPr>
        <w:t xml:space="preserve"> </w:t>
      </w:r>
      <w:r w:rsidRPr="007C0877">
        <w:rPr>
          <w:noProof/>
        </w:rPr>
        <w:t>e261-e270 (2020)</w:t>
      </w:r>
    </w:p>
    <w:p w14:paraId="207E0508" w14:textId="77777777" w:rsidR="007C0877" w:rsidRPr="007C0877" w:rsidRDefault="007C0877" w:rsidP="007C0877">
      <w:pPr>
        <w:pStyle w:val="EndNoteBibliography"/>
        <w:rPr>
          <w:noProof/>
        </w:rPr>
      </w:pPr>
      <w:r w:rsidRPr="007C0877">
        <w:rPr>
          <w:noProof/>
        </w:rPr>
        <w:t>11.</w:t>
      </w:r>
      <w:r w:rsidRPr="007C0877">
        <w:rPr>
          <w:noProof/>
        </w:rPr>
        <w:tab/>
        <w:t>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w:t>
      </w:r>
      <w:r w:rsidRPr="007C0877">
        <w:rPr>
          <w:b/>
          <w:noProof/>
        </w:rPr>
        <w:t xml:space="preserve"> </w:t>
      </w:r>
      <w:r w:rsidRPr="007C0877">
        <w:rPr>
          <w:noProof/>
        </w:rPr>
        <w:t>e488-e496 (2020)</w:t>
      </w:r>
    </w:p>
    <w:p w14:paraId="46D542A2" w14:textId="77777777" w:rsidR="007C0877" w:rsidRPr="007C0877" w:rsidRDefault="007C0877" w:rsidP="007C0877">
      <w:pPr>
        <w:pStyle w:val="EndNoteBibliography"/>
        <w:rPr>
          <w:noProof/>
        </w:rPr>
      </w:pPr>
      <w:r w:rsidRPr="007C0877">
        <w:rPr>
          <w:noProof/>
        </w:rPr>
        <w:t>12.</w:t>
      </w:r>
      <w:r w:rsidRPr="007C0877">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w:t>
      </w:r>
      <w:r w:rsidRPr="007C0877">
        <w:rPr>
          <w:b/>
          <w:noProof/>
        </w:rPr>
        <w:t xml:space="preserve"> </w:t>
      </w:r>
      <w:r w:rsidRPr="007C0877">
        <w:rPr>
          <w:noProof/>
        </w:rPr>
        <w:t>553-558 (2020)</w:t>
      </w:r>
    </w:p>
    <w:p w14:paraId="29FD8F73" w14:textId="77777777" w:rsidR="007C0877" w:rsidRPr="007C0877" w:rsidRDefault="007C0877" w:rsidP="007C0877">
      <w:pPr>
        <w:pStyle w:val="EndNoteBibliography"/>
        <w:rPr>
          <w:noProof/>
        </w:rPr>
      </w:pPr>
      <w:r w:rsidRPr="007C0877">
        <w:rPr>
          <w:noProof/>
        </w:rPr>
        <w:t>13.</w:t>
      </w:r>
      <w:r w:rsidRPr="007C0877">
        <w:rPr>
          <w:noProof/>
        </w:rPr>
        <w:tab/>
        <w:t>Angulo, J., Yu, H.-L., Langousis, A., Kolovos, A., Wang, J., Madrid, A.E., Christakos, G.: Spatiotemporal Infectious Disease Modeling: A BME-SIR Approach. PLOS ONE 8,</w:t>
      </w:r>
      <w:r w:rsidRPr="007C0877">
        <w:rPr>
          <w:b/>
          <w:noProof/>
        </w:rPr>
        <w:t xml:space="preserve"> </w:t>
      </w:r>
      <w:r w:rsidRPr="007C0877">
        <w:rPr>
          <w:noProof/>
        </w:rPr>
        <w:t>e72168 (2013)</w:t>
      </w:r>
    </w:p>
    <w:p w14:paraId="42FBBF12" w14:textId="77777777" w:rsidR="007C0877" w:rsidRPr="007C0877" w:rsidRDefault="007C0877" w:rsidP="007C0877">
      <w:pPr>
        <w:pStyle w:val="EndNoteBibliography"/>
        <w:rPr>
          <w:noProof/>
        </w:rPr>
      </w:pPr>
      <w:r w:rsidRPr="007C0877">
        <w:rPr>
          <w:noProof/>
        </w:rPr>
        <w:lastRenderedPageBreak/>
        <w:t>14.</w:t>
      </w:r>
      <w:r w:rsidRPr="007C0877">
        <w:rPr>
          <w:noProof/>
        </w:rPr>
        <w:tab/>
        <w:t>Keeling, M.J.: The effects of local spatial structure on epidemiological invasions. Proc Biol Sci 266,</w:t>
      </w:r>
      <w:r w:rsidRPr="007C0877">
        <w:rPr>
          <w:b/>
          <w:noProof/>
        </w:rPr>
        <w:t xml:space="preserve"> </w:t>
      </w:r>
      <w:r w:rsidRPr="007C0877">
        <w:rPr>
          <w:noProof/>
        </w:rPr>
        <w:t>859-867 (1999)</w:t>
      </w:r>
    </w:p>
    <w:p w14:paraId="30520CCF" w14:textId="77777777" w:rsidR="007C0877" w:rsidRPr="007C0877" w:rsidRDefault="007C0877" w:rsidP="007C0877">
      <w:pPr>
        <w:pStyle w:val="EndNoteBibliography"/>
        <w:rPr>
          <w:noProof/>
        </w:rPr>
      </w:pPr>
      <w:r w:rsidRPr="007C0877">
        <w:rPr>
          <w:noProof/>
        </w:rPr>
        <w:t>15.</w:t>
      </w:r>
      <w:r w:rsidRPr="007C0877">
        <w:rPr>
          <w:noProof/>
        </w:rPr>
        <w:tab/>
        <w:t>Danon, L., Brooks-Pollock, E., Bailey, M., Keeling, M.J.: A spatial model of CoVID-19 transmission in England and Wales: early spread and peak timing. medRxiv 2020.2002.2012.20022566 (2020)</w:t>
      </w:r>
    </w:p>
    <w:p w14:paraId="6FDF1429" w14:textId="77777777" w:rsidR="007C0877" w:rsidRPr="007C0877" w:rsidRDefault="007C0877" w:rsidP="007C0877">
      <w:pPr>
        <w:pStyle w:val="EndNoteBibliography"/>
        <w:rPr>
          <w:noProof/>
        </w:rPr>
      </w:pPr>
      <w:r w:rsidRPr="007C0877">
        <w:rPr>
          <w:noProof/>
        </w:rPr>
        <w:t>16.</w:t>
      </w:r>
      <w:r w:rsidRPr="007C0877">
        <w:rPr>
          <w:noProof/>
        </w:rPr>
        <w:tab/>
        <w:t>Ziff, A.L., Ziff, R.M.: Fractal kinetics of COVID-19 pandemic. medRxiv (2020)</w:t>
      </w:r>
    </w:p>
    <w:p w14:paraId="0EF62CE6" w14:textId="77777777" w:rsidR="007C0877" w:rsidRPr="007C0877" w:rsidRDefault="007C0877" w:rsidP="007C0877">
      <w:pPr>
        <w:pStyle w:val="EndNoteBibliography"/>
        <w:rPr>
          <w:noProof/>
        </w:rPr>
      </w:pPr>
      <w:r w:rsidRPr="007C0877">
        <w:rPr>
          <w:noProof/>
        </w:rPr>
        <w:t>17.</w:t>
      </w:r>
      <w:r w:rsidRPr="007C0877">
        <w:rPr>
          <w:noProof/>
        </w:rPr>
        <w:tab/>
        <w:t>Simoes, J.M.: Spatial Epidemic Modelling in Social Networks. AIP Conference Proceedings 776,</w:t>
      </w:r>
      <w:r w:rsidRPr="007C0877">
        <w:rPr>
          <w:b/>
          <w:noProof/>
        </w:rPr>
        <w:t xml:space="preserve"> </w:t>
      </w:r>
      <w:r w:rsidRPr="007C0877">
        <w:rPr>
          <w:noProof/>
        </w:rPr>
        <w:t>287-297 (2005)</w:t>
      </w:r>
    </w:p>
    <w:p w14:paraId="73893D0F" w14:textId="77777777" w:rsidR="007C0877" w:rsidRPr="007C0877" w:rsidRDefault="007C0877" w:rsidP="007C0877">
      <w:pPr>
        <w:pStyle w:val="EndNoteBibliography"/>
        <w:rPr>
          <w:noProof/>
        </w:rPr>
      </w:pPr>
      <w:r w:rsidRPr="007C0877">
        <w:rPr>
          <w:noProof/>
        </w:rPr>
        <w:t>18.</w:t>
      </w:r>
      <w:r w:rsidRPr="007C0877">
        <w:rPr>
          <w:noProof/>
        </w:rPr>
        <w:tab/>
        <w:t>Manchein, C., Brugnago, E.L., da Silva, R.M., Mendes, C.F.O., Beims, M.W.: Strong correlations between power-law growth of COVID-19 in four continents and the inefficiency of soft quarantine strategies. Chaos: An Interdisciplinary Journal of Nonlinear Science 30,</w:t>
      </w:r>
      <w:r w:rsidRPr="007C0877">
        <w:rPr>
          <w:b/>
          <w:noProof/>
        </w:rPr>
        <w:t xml:space="preserve"> </w:t>
      </w:r>
      <w:r w:rsidRPr="007C0877">
        <w:rPr>
          <w:noProof/>
        </w:rPr>
        <w:t>041102 (2020)</w:t>
      </w:r>
    </w:p>
    <w:p w14:paraId="3DA5CE12" w14:textId="77777777" w:rsidR="007C0877" w:rsidRPr="007C0877" w:rsidRDefault="007C0877" w:rsidP="007C0877">
      <w:pPr>
        <w:pStyle w:val="EndNoteBibliography"/>
        <w:rPr>
          <w:noProof/>
        </w:rPr>
      </w:pPr>
      <w:r w:rsidRPr="007C0877">
        <w:rPr>
          <w:noProof/>
        </w:rPr>
        <w:t>19.</w:t>
      </w:r>
      <w:r w:rsidRPr="007C0877">
        <w:rPr>
          <w:noProof/>
        </w:rPr>
        <w:tab/>
        <w:t>Hunter, E., Mac Namee, B., Kelleher, J.D.: A Taxonomy for Agent-Based Models in Human Infectious Disease Epidemiology. Journal of Artificial Societies and Social Simulation 20,</w:t>
      </w:r>
      <w:r w:rsidRPr="007C0877">
        <w:rPr>
          <w:b/>
          <w:noProof/>
        </w:rPr>
        <w:t xml:space="preserve"> </w:t>
      </w:r>
      <w:r w:rsidRPr="007C0877">
        <w:rPr>
          <w:noProof/>
        </w:rPr>
        <w:t>2 (2017)</w:t>
      </w:r>
    </w:p>
    <w:p w14:paraId="214E0960" w14:textId="77777777" w:rsidR="007C0877" w:rsidRPr="007C0877" w:rsidRDefault="007C0877" w:rsidP="007C0877">
      <w:pPr>
        <w:pStyle w:val="EndNoteBibliography"/>
        <w:rPr>
          <w:noProof/>
        </w:rPr>
      </w:pPr>
      <w:r w:rsidRPr="007C0877">
        <w:rPr>
          <w:noProof/>
        </w:rPr>
        <w:t>20.</w:t>
      </w:r>
      <w:r w:rsidRPr="007C0877">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w:t>
      </w:r>
      <w:r w:rsidRPr="007C0877">
        <w:rPr>
          <w:b/>
          <w:noProof/>
        </w:rPr>
        <w:t xml:space="preserve"> </w:t>
      </w:r>
      <w:r w:rsidRPr="007C0877">
        <w:rPr>
          <w:noProof/>
        </w:rPr>
        <w:t>395 (2020)</w:t>
      </w:r>
    </w:p>
    <w:p w14:paraId="783E2264" w14:textId="77777777" w:rsidR="007C0877" w:rsidRPr="007C0877" w:rsidRDefault="007C0877" w:rsidP="007C0877">
      <w:pPr>
        <w:pStyle w:val="EndNoteBibliography"/>
        <w:rPr>
          <w:noProof/>
        </w:rPr>
      </w:pPr>
      <w:r w:rsidRPr="007C0877">
        <w:rPr>
          <w:noProof/>
        </w:rPr>
        <w:t>21.</w:t>
      </w:r>
      <w:r w:rsidRPr="007C0877">
        <w:rPr>
          <w:noProof/>
        </w:rPr>
        <w:tab/>
        <w:t>Wang, C.J., Ng, C.Y., Brook, R.H.: Response to COVID-19 in Taiwan: Big Data Analytics, New Technology, and Proactive Testing. JAMA 323,</w:t>
      </w:r>
      <w:r w:rsidRPr="007C0877">
        <w:rPr>
          <w:b/>
          <w:noProof/>
        </w:rPr>
        <w:t xml:space="preserve"> </w:t>
      </w:r>
      <w:r w:rsidRPr="007C0877">
        <w:rPr>
          <w:noProof/>
        </w:rPr>
        <w:t>1341-1342 (2020)</w:t>
      </w:r>
    </w:p>
    <w:p w14:paraId="200C9950" w14:textId="77777777" w:rsidR="007C0877" w:rsidRPr="007C0877" w:rsidRDefault="007C0877" w:rsidP="007C0877">
      <w:pPr>
        <w:pStyle w:val="EndNoteBibliography"/>
        <w:rPr>
          <w:noProof/>
        </w:rPr>
      </w:pPr>
      <w:r w:rsidRPr="007C0877">
        <w:rPr>
          <w:noProof/>
        </w:rPr>
        <w:t>22.</w:t>
      </w:r>
      <w:r w:rsidRPr="007C0877">
        <w:rPr>
          <w:noProof/>
        </w:rPr>
        <w:tab/>
        <w:t>Zhou, C., Su, F., Pei, T., Zhang, A., Du, Y., Luo, B., Cao, Z., Wang, J., Yuan, W., Zhu, Y., Song, C., Chen, J., Xu, J., Li, F., Ma, T., Jiang, L., Yan, F., Yi, J., Hu, Y., Liao, Y., Xiao, H.: COVID-19: Challenges to GIS with Big Data. Geography and Sustainability 1,</w:t>
      </w:r>
      <w:r w:rsidRPr="007C0877">
        <w:rPr>
          <w:b/>
          <w:noProof/>
        </w:rPr>
        <w:t xml:space="preserve"> </w:t>
      </w:r>
      <w:r w:rsidRPr="007C0877">
        <w:rPr>
          <w:noProof/>
        </w:rPr>
        <w:t>77-87 (2020)</w:t>
      </w:r>
    </w:p>
    <w:p w14:paraId="69B84A86" w14:textId="77777777" w:rsidR="007C0877" w:rsidRPr="007C0877" w:rsidRDefault="007C0877" w:rsidP="007C0877">
      <w:pPr>
        <w:pStyle w:val="EndNoteBibliography"/>
        <w:rPr>
          <w:noProof/>
        </w:rPr>
      </w:pPr>
      <w:r w:rsidRPr="007C0877">
        <w:rPr>
          <w:noProof/>
        </w:rPr>
        <w:t>23.</w:t>
      </w:r>
      <w:r w:rsidRPr="007C0877">
        <w:rPr>
          <w:noProof/>
        </w:rPr>
        <w:tab/>
        <w:t>Okell, L.C., Verity, R., Watson, O.J., Mishra, S., Walker, P., Whittaker, C., Katzourakis, A., Donnelly, C.A., Riley, S., Ghani, A.C.: Have deaths from COVID-19 in Europe plateaued due to herd immunity? Lancet (London, England) (2020)</w:t>
      </w:r>
    </w:p>
    <w:p w14:paraId="39F1A4C1" w14:textId="77777777" w:rsidR="007C0877" w:rsidRPr="007C0877" w:rsidRDefault="007C0877" w:rsidP="007C0877">
      <w:pPr>
        <w:pStyle w:val="EndNoteBibliography"/>
        <w:rPr>
          <w:noProof/>
        </w:rPr>
      </w:pPr>
      <w:r w:rsidRPr="007C0877">
        <w:rPr>
          <w:noProof/>
        </w:rPr>
        <w:t>24.</w:t>
      </w:r>
      <w:r w:rsidRPr="007C0877">
        <w:rPr>
          <w:noProof/>
        </w:rPr>
        <w:tab/>
        <w:t>Bruinen de Bruin, Y., Lequarre, A.-S., McCourt, J., Clevestig, P., Pigazzani, F., Zare Jeddi, M., Colosio, C., Goulart, M.: Initial impacts of global risk mitigation measures taken during the combatting of the COVID-19 pandemic. Safety Science 128,</w:t>
      </w:r>
      <w:r w:rsidRPr="007C0877">
        <w:rPr>
          <w:b/>
          <w:noProof/>
        </w:rPr>
        <w:t xml:space="preserve"> </w:t>
      </w:r>
      <w:r w:rsidRPr="007C0877">
        <w:rPr>
          <w:noProof/>
        </w:rPr>
        <w:t>104773 (2020)</w:t>
      </w:r>
    </w:p>
    <w:p w14:paraId="38B0AFEE" w14:textId="77777777" w:rsidR="007C0877" w:rsidRPr="007C0877" w:rsidRDefault="007C0877" w:rsidP="007C0877">
      <w:pPr>
        <w:pStyle w:val="EndNoteBibliography"/>
        <w:rPr>
          <w:noProof/>
        </w:rPr>
      </w:pPr>
      <w:r w:rsidRPr="007C0877">
        <w:rPr>
          <w:noProof/>
        </w:rPr>
        <w:t>25.</w:t>
      </w:r>
      <w:r w:rsidRPr="007C0877">
        <w:rPr>
          <w:noProof/>
        </w:rPr>
        <w:tab/>
        <w:t>Lourenco, J., Paton, R., Ghafari, M., Kraemer, M., Thompson, C., Simmonds, P., Klenerman, P., Gupta, S.: Fundamental principles of epidemic spread highlight the immediate need for large-scale serological surveys to assess the stage of the SARS-CoV-2 epidemic. medRxiv (2020)</w:t>
      </w:r>
    </w:p>
    <w:p w14:paraId="310F3B3F" w14:textId="77777777" w:rsidR="007C0877" w:rsidRPr="007C0877" w:rsidRDefault="007C0877" w:rsidP="007C0877">
      <w:pPr>
        <w:pStyle w:val="EndNoteBibliography"/>
        <w:rPr>
          <w:noProof/>
        </w:rPr>
      </w:pPr>
      <w:r w:rsidRPr="007C0877">
        <w:rPr>
          <w:noProof/>
        </w:rPr>
        <w:t>26.</w:t>
      </w:r>
      <w:r w:rsidRPr="007C0877">
        <w:rPr>
          <w:noProof/>
        </w:rPr>
        <w:tab/>
        <w:t>Yin, J., Redovich, J.: Kinetic Modeling of Virus Growth in Cells. Microbiology and Molecular Biology Reviews 82,</w:t>
      </w:r>
      <w:r w:rsidRPr="007C0877">
        <w:rPr>
          <w:b/>
          <w:noProof/>
        </w:rPr>
        <w:t xml:space="preserve"> </w:t>
      </w:r>
      <w:r w:rsidRPr="007C0877">
        <w:rPr>
          <w:noProof/>
        </w:rPr>
        <w:t>e00066-00017 (2018)</w:t>
      </w:r>
    </w:p>
    <w:p w14:paraId="08D9A408" w14:textId="77777777" w:rsidR="007C0877" w:rsidRPr="007C0877" w:rsidRDefault="007C0877" w:rsidP="007C0877">
      <w:pPr>
        <w:pStyle w:val="EndNoteBibliography"/>
        <w:rPr>
          <w:noProof/>
        </w:rPr>
      </w:pPr>
      <w:r w:rsidRPr="007C0877">
        <w:rPr>
          <w:noProof/>
        </w:rPr>
        <w:t>27.</w:t>
      </w:r>
      <w:r w:rsidRPr="007C0877">
        <w:rPr>
          <w:noProof/>
        </w:rPr>
        <w:tab/>
        <w:t>Biebricher, C.K., Eigen, M., Gardiner, W.C.: Kinetics of ribonucleic acid replication. Biochemistry 22,</w:t>
      </w:r>
      <w:r w:rsidRPr="007C0877">
        <w:rPr>
          <w:b/>
          <w:noProof/>
        </w:rPr>
        <w:t xml:space="preserve"> </w:t>
      </w:r>
      <w:r w:rsidRPr="007C0877">
        <w:rPr>
          <w:noProof/>
        </w:rPr>
        <w:t>2544-2559 (1983)</w:t>
      </w:r>
    </w:p>
    <w:p w14:paraId="6916F363" w14:textId="77777777" w:rsidR="007C0877" w:rsidRPr="007C0877" w:rsidRDefault="007C0877" w:rsidP="007C0877">
      <w:pPr>
        <w:pStyle w:val="EndNoteBibliography"/>
        <w:rPr>
          <w:noProof/>
        </w:rPr>
      </w:pPr>
      <w:r w:rsidRPr="007C0877">
        <w:rPr>
          <w:noProof/>
        </w:rPr>
        <w:t>28.</w:t>
      </w:r>
      <w:r w:rsidRPr="007C0877">
        <w:rPr>
          <w:noProof/>
        </w:rPr>
        <w:tab/>
        <w:t>Richard Eiser, J., Bostrom, A., Burton, I., Johnston, D.M., McClure, J., Paton, D., van der Pligt, J., White, M.P.: Risk interpretation and action: A conceptual framework for responses to natural hazards. International Journal of Disaster Risk Reduction 1,</w:t>
      </w:r>
      <w:r w:rsidRPr="007C0877">
        <w:rPr>
          <w:b/>
          <w:noProof/>
        </w:rPr>
        <w:t xml:space="preserve"> </w:t>
      </w:r>
      <w:r w:rsidRPr="007C0877">
        <w:rPr>
          <w:noProof/>
        </w:rPr>
        <w:t>5-16 (2012)</w:t>
      </w:r>
    </w:p>
    <w:p w14:paraId="571ACF65" w14:textId="77777777" w:rsidR="007C0877" w:rsidRPr="007C0877" w:rsidRDefault="007C0877" w:rsidP="007C0877">
      <w:pPr>
        <w:pStyle w:val="EndNoteBibliography"/>
        <w:rPr>
          <w:noProof/>
        </w:rPr>
      </w:pPr>
      <w:r w:rsidRPr="007C0877">
        <w:rPr>
          <w:noProof/>
        </w:rPr>
        <w:t>29.</w:t>
      </w:r>
      <w:r w:rsidRPr="007C0877">
        <w:rPr>
          <w:noProof/>
        </w:rPr>
        <w:tab/>
        <w:t>Tye, E., Finnie, T.J.R., Hall, I., Leach, S.: PyGOM - A Python Package for Simplifying Modelling with Systems of Ordinary Differential Equations. ArXiv abs/1803.06934,</w:t>
      </w:r>
      <w:r w:rsidRPr="007C0877">
        <w:rPr>
          <w:b/>
          <w:noProof/>
        </w:rPr>
        <w:t xml:space="preserve"> </w:t>
      </w:r>
      <w:r w:rsidRPr="007C0877">
        <w:rPr>
          <w:noProof/>
        </w:rPr>
        <w:t>(2018)</w:t>
      </w:r>
    </w:p>
    <w:p w14:paraId="41BA440F" w14:textId="1A7F2755" w:rsidR="007C0877" w:rsidRPr="007C0877" w:rsidRDefault="007C0877" w:rsidP="007C0877">
      <w:pPr>
        <w:pStyle w:val="EndNoteBibliography"/>
        <w:rPr>
          <w:noProof/>
        </w:rPr>
      </w:pPr>
      <w:r w:rsidRPr="007C0877">
        <w:rPr>
          <w:noProof/>
        </w:rPr>
        <w:t>30.</w:t>
      </w:r>
      <w:r w:rsidRPr="007C0877">
        <w:rPr>
          <w:noProof/>
        </w:rPr>
        <w:tab/>
        <w:t xml:space="preserve">Hill, A., Levy, M., Xie, S., Sheen, S., Shinnick, J., Gheorghe, A., Rehmann, C.: Modeling COVID-19 spread vs healthcare capacity, 2020., Planning as Inference in Epidemiological Models.  Available from: </w:t>
      </w:r>
      <w:hyperlink r:id="rId29" w:history="1">
        <w:r w:rsidRPr="007C0877">
          <w:rPr>
            <w:rStyle w:val="Hyperlink"/>
            <w:noProof/>
          </w:rPr>
          <w:t>https://www.researchgate.net/publication/340295625_Planning_as_Inference_in_Epidemiological_Models</w:t>
        </w:r>
      </w:hyperlink>
      <w:r w:rsidRPr="007C0877">
        <w:rPr>
          <w:noProof/>
        </w:rPr>
        <w:t>. (2020) doi:</w:t>
      </w:r>
    </w:p>
    <w:p w14:paraId="797B7548" w14:textId="07B83AF3" w:rsidR="00A41CB4" w:rsidRDefault="0011114A">
      <w:r>
        <w:fldChar w:fldCharType="end"/>
      </w:r>
    </w:p>
    <w:sectPr w:rsidR="00A41CB4" w:rsidSect="00205CEC">
      <w:footerReference w:type="even" r:id="rId30"/>
      <w:footerReference w:type="default" r:id="rId3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ACE07" w14:textId="77777777" w:rsidR="005F3B46" w:rsidRDefault="005F3B46" w:rsidP="00205CEC">
      <w:r>
        <w:separator/>
      </w:r>
    </w:p>
  </w:endnote>
  <w:endnote w:type="continuationSeparator" w:id="0">
    <w:p w14:paraId="4B8D4CA5" w14:textId="77777777" w:rsidR="005F3B46" w:rsidRDefault="005F3B46" w:rsidP="00205CEC">
      <w:r>
        <w:continuationSeparator/>
      </w:r>
    </w:p>
  </w:endnote>
  <w:endnote w:type="continuationNotice" w:id="1">
    <w:p w14:paraId="6087F628" w14:textId="77777777" w:rsidR="005F3B46" w:rsidRDefault="005F3B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025309" w:rsidRDefault="00025309"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025309" w:rsidRDefault="00025309"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74454" w14:textId="77777777" w:rsidR="005F3B46" w:rsidRDefault="005F3B46" w:rsidP="00205CEC">
      <w:r>
        <w:separator/>
      </w:r>
    </w:p>
  </w:footnote>
  <w:footnote w:type="continuationSeparator" w:id="0">
    <w:p w14:paraId="09C97937" w14:textId="77777777" w:rsidR="005F3B46" w:rsidRDefault="005F3B46" w:rsidP="00205CEC">
      <w:r>
        <w:continuationSeparator/>
      </w:r>
    </w:p>
  </w:footnote>
  <w:footnote w:type="continuationNotice" w:id="1">
    <w:p w14:paraId="4294A1B6" w14:textId="77777777" w:rsidR="005F3B46" w:rsidRDefault="005F3B46"/>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man Packard">
    <w15:presenceInfo w15:providerId="Windows Live" w15:userId="6114c9a5f38cc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4"/>
  <w:activeWritingStyle w:appName="MSWord" w:lang="en-AU" w:vendorID="64" w:dllVersion="0" w:nlCheck="1" w:checkStyle="0"/>
  <w:activeWritingStyle w:appName="MSWord" w:lang="en-US" w:vendorID="64" w:dllVersion="0" w:nlCheck="1" w:checkStyle="0"/>
  <w:proofState w:spelling="clean" w:grammar="clean"/>
  <w:trackRevisions/>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14064D"/>
    <w:rsid w:val="0000227E"/>
    <w:rsid w:val="00002DF1"/>
    <w:rsid w:val="00006C70"/>
    <w:rsid w:val="00025309"/>
    <w:rsid w:val="0004656E"/>
    <w:rsid w:val="0004675E"/>
    <w:rsid w:val="000702F7"/>
    <w:rsid w:val="000708E9"/>
    <w:rsid w:val="00077136"/>
    <w:rsid w:val="00081ED4"/>
    <w:rsid w:val="000A24CA"/>
    <w:rsid w:val="000A5341"/>
    <w:rsid w:val="000A5FD6"/>
    <w:rsid w:val="001003C1"/>
    <w:rsid w:val="00101D01"/>
    <w:rsid w:val="0010500C"/>
    <w:rsid w:val="00111098"/>
    <w:rsid w:val="0011114A"/>
    <w:rsid w:val="00130C34"/>
    <w:rsid w:val="0014064D"/>
    <w:rsid w:val="00141EC7"/>
    <w:rsid w:val="001508F4"/>
    <w:rsid w:val="001932BB"/>
    <w:rsid w:val="001A458D"/>
    <w:rsid w:val="001A4D37"/>
    <w:rsid w:val="001C653A"/>
    <w:rsid w:val="001C76B6"/>
    <w:rsid w:val="001D3AEF"/>
    <w:rsid w:val="001D5F94"/>
    <w:rsid w:val="001E3962"/>
    <w:rsid w:val="00200EA8"/>
    <w:rsid w:val="00201C51"/>
    <w:rsid w:val="00205CEC"/>
    <w:rsid w:val="00211CDF"/>
    <w:rsid w:val="00227F4E"/>
    <w:rsid w:val="0024322C"/>
    <w:rsid w:val="00250AAA"/>
    <w:rsid w:val="002633A9"/>
    <w:rsid w:val="00275BBB"/>
    <w:rsid w:val="002B1595"/>
    <w:rsid w:val="002D26F6"/>
    <w:rsid w:val="002E169A"/>
    <w:rsid w:val="002E6E35"/>
    <w:rsid w:val="00313967"/>
    <w:rsid w:val="003475CB"/>
    <w:rsid w:val="00386D10"/>
    <w:rsid w:val="003976D4"/>
    <w:rsid w:val="003B726D"/>
    <w:rsid w:val="003E6B6A"/>
    <w:rsid w:val="003E6BA5"/>
    <w:rsid w:val="003F5B17"/>
    <w:rsid w:val="00406BA4"/>
    <w:rsid w:val="004200C1"/>
    <w:rsid w:val="00445305"/>
    <w:rsid w:val="004707EC"/>
    <w:rsid w:val="004A07DA"/>
    <w:rsid w:val="004C58E1"/>
    <w:rsid w:val="004E273D"/>
    <w:rsid w:val="0057313C"/>
    <w:rsid w:val="00580A50"/>
    <w:rsid w:val="00585534"/>
    <w:rsid w:val="00591EE7"/>
    <w:rsid w:val="005A248A"/>
    <w:rsid w:val="005C179C"/>
    <w:rsid w:val="005E07EF"/>
    <w:rsid w:val="005F0145"/>
    <w:rsid w:val="005F3B46"/>
    <w:rsid w:val="00615B64"/>
    <w:rsid w:val="006465EE"/>
    <w:rsid w:val="00671EB8"/>
    <w:rsid w:val="006836A1"/>
    <w:rsid w:val="006978B2"/>
    <w:rsid w:val="006B2018"/>
    <w:rsid w:val="006B7A29"/>
    <w:rsid w:val="006E17CC"/>
    <w:rsid w:val="00707395"/>
    <w:rsid w:val="007238FC"/>
    <w:rsid w:val="00760B56"/>
    <w:rsid w:val="00770D6E"/>
    <w:rsid w:val="00781A18"/>
    <w:rsid w:val="00783CA3"/>
    <w:rsid w:val="00785D57"/>
    <w:rsid w:val="007B048D"/>
    <w:rsid w:val="007B63DA"/>
    <w:rsid w:val="007C0877"/>
    <w:rsid w:val="007D1E71"/>
    <w:rsid w:val="007E73A9"/>
    <w:rsid w:val="008015F4"/>
    <w:rsid w:val="00831BED"/>
    <w:rsid w:val="00836B82"/>
    <w:rsid w:val="00837C60"/>
    <w:rsid w:val="00870360"/>
    <w:rsid w:val="008928AF"/>
    <w:rsid w:val="00895D36"/>
    <w:rsid w:val="008A3669"/>
    <w:rsid w:val="008A56AF"/>
    <w:rsid w:val="008B2094"/>
    <w:rsid w:val="008B7610"/>
    <w:rsid w:val="008C1006"/>
    <w:rsid w:val="008C58D6"/>
    <w:rsid w:val="008D4DAF"/>
    <w:rsid w:val="008D656A"/>
    <w:rsid w:val="008E1C44"/>
    <w:rsid w:val="008E2428"/>
    <w:rsid w:val="00904403"/>
    <w:rsid w:val="00905C25"/>
    <w:rsid w:val="00916FF1"/>
    <w:rsid w:val="00925DE6"/>
    <w:rsid w:val="00936A37"/>
    <w:rsid w:val="00971C1E"/>
    <w:rsid w:val="009723F1"/>
    <w:rsid w:val="00982B35"/>
    <w:rsid w:val="00997612"/>
    <w:rsid w:val="009B7339"/>
    <w:rsid w:val="009C03BC"/>
    <w:rsid w:val="009C6B94"/>
    <w:rsid w:val="009C70C1"/>
    <w:rsid w:val="009E453D"/>
    <w:rsid w:val="009F4214"/>
    <w:rsid w:val="00A07926"/>
    <w:rsid w:val="00A41CB4"/>
    <w:rsid w:val="00A747C9"/>
    <w:rsid w:val="00A905F2"/>
    <w:rsid w:val="00AA6EE7"/>
    <w:rsid w:val="00AC7395"/>
    <w:rsid w:val="00AD39E5"/>
    <w:rsid w:val="00AE0090"/>
    <w:rsid w:val="00AE2502"/>
    <w:rsid w:val="00AE4C8A"/>
    <w:rsid w:val="00B05583"/>
    <w:rsid w:val="00B15680"/>
    <w:rsid w:val="00B16E3E"/>
    <w:rsid w:val="00B2575D"/>
    <w:rsid w:val="00B776D8"/>
    <w:rsid w:val="00B81293"/>
    <w:rsid w:val="00B9464A"/>
    <w:rsid w:val="00BA3A52"/>
    <w:rsid w:val="00C12F27"/>
    <w:rsid w:val="00C27C51"/>
    <w:rsid w:val="00C35442"/>
    <w:rsid w:val="00C35EF1"/>
    <w:rsid w:val="00C86CE6"/>
    <w:rsid w:val="00CA3B20"/>
    <w:rsid w:val="00CA6E4C"/>
    <w:rsid w:val="00CB4CC3"/>
    <w:rsid w:val="00CC1644"/>
    <w:rsid w:val="00CD16AA"/>
    <w:rsid w:val="00CE1077"/>
    <w:rsid w:val="00CE45E7"/>
    <w:rsid w:val="00CE6D85"/>
    <w:rsid w:val="00CF1226"/>
    <w:rsid w:val="00CF546D"/>
    <w:rsid w:val="00D30CA0"/>
    <w:rsid w:val="00D509E0"/>
    <w:rsid w:val="00D5526F"/>
    <w:rsid w:val="00D57DEA"/>
    <w:rsid w:val="00D767D6"/>
    <w:rsid w:val="00D815EE"/>
    <w:rsid w:val="00D91ED1"/>
    <w:rsid w:val="00D9479B"/>
    <w:rsid w:val="00DA1594"/>
    <w:rsid w:val="00DE00A8"/>
    <w:rsid w:val="00E029E4"/>
    <w:rsid w:val="00E15AF0"/>
    <w:rsid w:val="00E243CA"/>
    <w:rsid w:val="00E501A1"/>
    <w:rsid w:val="00E50473"/>
    <w:rsid w:val="00E529B4"/>
    <w:rsid w:val="00E617A3"/>
    <w:rsid w:val="00E626CB"/>
    <w:rsid w:val="00E744EA"/>
    <w:rsid w:val="00E76A30"/>
    <w:rsid w:val="00E777CF"/>
    <w:rsid w:val="00EC0319"/>
    <w:rsid w:val="00EE16A3"/>
    <w:rsid w:val="00EE6A1A"/>
    <w:rsid w:val="00F170E7"/>
    <w:rsid w:val="00F2641B"/>
    <w:rsid w:val="00F3368C"/>
    <w:rsid w:val="00F51803"/>
    <w:rsid w:val="00F639C0"/>
    <w:rsid w:val="00F63C94"/>
    <w:rsid w:val="00F95C6B"/>
    <w:rsid w:val="00FA4D34"/>
    <w:rsid w:val="00FA5E93"/>
    <w:rsid w:val="00FA6B4E"/>
    <w:rsid w:val="00FB389E"/>
    <w:rsid w:val="00FC0501"/>
    <w:rsid w:val="00FE5E9E"/>
    <w:rsid w:val="00FF4300"/>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 w:type="character" w:styleId="FollowedHyperlink">
    <w:name w:val="FollowedHyperlink"/>
    <w:basedOn w:val="DefaultParagraphFont"/>
    <w:uiPriority w:val="99"/>
    <w:semiHidden/>
    <w:unhideWhenUsed/>
    <w:rsid w:val="00781A18"/>
    <w:rPr>
      <w:color w:val="954F72" w:themeColor="followedHyperlink"/>
      <w:u w:val="single"/>
    </w:rPr>
  </w:style>
  <w:style w:type="paragraph" w:styleId="ListParagraph">
    <w:name w:val="List Paragraph"/>
    <w:basedOn w:val="Normal"/>
    <w:uiPriority w:val="34"/>
    <w:qFormat/>
    <w:rsid w:val="00E77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yperlink" Target="https://www.researchgate.net/publication/340295625_Planning_as_Inference_in_Epidemiological_Model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7195</Words>
  <Characters>41014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Norman Packard</cp:lastModifiedBy>
  <cp:revision>3</cp:revision>
  <dcterms:created xsi:type="dcterms:W3CDTF">2020-08-25T05:51:00Z</dcterms:created>
  <dcterms:modified xsi:type="dcterms:W3CDTF">2020-08-25T06:48:00Z</dcterms:modified>
</cp:coreProperties>
</file>